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rPr>
          <w:b/>
          <w:color w:val="592C81"/>
          <w:sz w:val="36"/>
          <w:szCs w:val="36"/>
        </w:rPr>
      </w:pPr>
      <w:r>
        <w:rPr>
          <w:b/>
          <w:color w:val="592C81"/>
          <w:sz w:val="36"/>
          <w:szCs w:val="36"/>
        </w:rPr>
      </w:r>
    </w:p>
    <w:p>
      <w:pPr>
        <w:pStyle w:val="Normal"/>
        <w:spacing w:lineRule="auto" w:line="360" w:before="0" w:after="120"/>
        <w:jc w:val="center"/>
        <w:rPr>
          <w:rFonts w:ascii="PT Serif" w:hAnsi="PT Serif"/>
          <w:b/>
          <w:color w:val="592C81"/>
          <w:sz w:val="70"/>
          <w:szCs w:val="70"/>
        </w:rPr>
      </w:pPr>
      <w:r>
        <w:rPr>
          <w:rFonts w:ascii="PT Serif" w:hAnsi="PT Serif"/>
          <w:b/>
          <w:bCs/>
          <w:color w:val="592C81"/>
          <w:sz w:val="70"/>
          <w:szCs w:val="70"/>
        </w:rPr>
        <w:t>API Technical Specification</w:t>
      </w:r>
    </w:p>
    <w:p>
      <w:pPr>
        <w:pStyle w:val="Heading1"/>
        <w:rPr>
          <w:b w:val="false"/>
        </w:rPr>
      </w:pPr>
      <w:r>
        <w:rPr/>
        <w:t>Overview</w:t>
      </w:r>
    </w:p>
    <w:p>
      <w:pPr>
        <w:pStyle w:val="Normal"/>
        <w:spacing w:lineRule="auto" w:line="276" w:before="0" w:after="120"/>
        <w:rPr/>
      </w:pPr>
      <w:r>
        <w:rPr/>
        <w:t xml:space="preserve">This API Technical Specification (“Tech Spec”) is the source of truth for the scope and design of your integration with athenahealth, and will be used for integration design as well as ongoing support. This Tech Spec should be continuously updated through your scoping, design, and build efforts. A finalized version of this Tech Spec will be reviewed by athenahealth during the Solution Validation process, and signed by you, prior to your integration being granted access to the applicable athenaOne Production environment(s). </w:t>
      </w:r>
    </w:p>
    <w:p>
      <w:pPr>
        <w:pStyle w:val="Heading2"/>
        <w:rPr/>
      </w:pPr>
      <w:r>
        <w:rPr/>
        <w:t>Action</w:t>
      </w:r>
    </w:p>
    <w:p>
      <w:pPr>
        <w:pStyle w:val="Normal"/>
        <w:spacing w:lineRule="auto" w:line="276" w:before="0" w:after="120"/>
        <w:rPr/>
      </w:pPr>
      <w:r>
        <w:rPr/>
        <w:t xml:space="preserve">Please begin by filling out the information below to provide a draft scope of your integration. Include as much detail as possible and take into consideration the guidance provided below. </w:t>
      </w:r>
    </w:p>
    <w:p>
      <w:pPr>
        <w:pStyle w:val="Normal"/>
        <w:spacing w:lineRule="auto" w:line="276" w:before="0" w:after="120"/>
        <w:rPr/>
      </w:pPr>
      <w:r>
        <w:rPr/>
        <w:t>You will continue to update and refine this Tech Spec as the project advances, until a final version is approved by athenahealth and signed by you.</w:t>
      </w:r>
    </w:p>
    <w:p>
      <w:pPr>
        <w:pStyle w:val="Normal"/>
        <w:spacing w:lineRule="auto" w:line="276" w:before="0" w:after="120"/>
        <w:rPr>
          <w:sz w:val="22"/>
          <w:szCs w:val="22"/>
        </w:rPr>
      </w:pPr>
      <w:r>
        <w:rPr>
          <w:sz w:val="22"/>
          <w:szCs w:val="22"/>
        </w:rPr>
      </w:r>
    </w:p>
    <w:p>
      <w:pPr>
        <w:pStyle w:val="Normal"/>
        <w:spacing w:lineRule="auto" w:line="276" w:before="0" w:after="120"/>
        <w:rPr>
          <w:b/>
          <w:i/>
          <w:iCs/>
          <w:color w:themeColor="accent3" w:themeShade="80" w:val="815407"/>
          <w:sz w:val="22"/>
          <w:szCs w:val="22"/>
        </w:rPr>
      </w:pPr>
      <w:r>
        <w:rPr>
          <w:b/>
          <w:i/>
          <w:iCs/>
          <w:color w:themeColor="accent3" w:themeShade="80" w:val="815407"/>
          <w:sz w:val="22"/>
          <w:szCs w:val="22"/>
        </w:rPr>
        <w:t>Before you begin, please keep the following in mind as you complete this Tech Spec:</w:t>
      </w:r>
    </w:p>
    <w:p>
      <w:pPr>
        <w:pStyle w:val="Normal"/>
        <w:numPr>
          <w:ilvl w:val="0"/>
          <w:numId w:val="3"/>
        </w:numPr>
        <w:spacing w:lineRule="auto" w:line="276"/>
        <w:rPr>
          <w:color w:val="000000"/>
        </w:rPr>
      </w:pPr>
      <w:r>
        <w:rPr>
          <w:color w:val="000000"/>
        </w:rPr>
        <w:t xml:space="preserve">Please refer to the </w:t>
      </w:r>
      <w:hyperlink r:id="rId2">
        <w:r>
          <w:rPr>
            <w:rStyle w:val="Hyperlink"/>
          </w:rPr>
          <w:t>API Terms of Service</w:t>
        </w:r>
      </w:hyperlink>
      <w:r>
        <w:rPr>
          <w:color w:val="000000"/>
        </w:rPr>
        <w:t>.</w:t>
      </w:r>
    </w:p>
    <w:p>
      <w:pPr>
        <w:pStyle w:val="Normal"/>
        <w:numPr>
          <w:ilvl w:val="0"/>
          <w:numId w:val="3"/>
        </w:numPr>
        <w:spacing w:lineRule="auto" w:line="276"/>
        <w:rPr>
          <w:color w:val="000000"/>
        </w:rPr>
      </w:pPr>
      <w:r>
        <w:rPr>
          <w:color w:val="000000"/>
        </w:rPr>
        <w:t xml:space="preserve">Please refer to the Developer Portal </w:t>
      </w:r>
      <w:hyperlink r:id="rId3">
        <w:r>
          <w:rPr>
            <w:rStyle w:val="Style3"/>
            <w:color w:val="7030A0"/>
            <w:u w:val="single"/>
          </w:rPr>
          <w:t>Documentation</w:t>
        </w:r>
      </w:hyperlink>
      <w:r>
        <w:rPr>
          <w:color w:val="000000"/>
        </w:rPr>
        <w:t xml:space="preserve"> as you design your integration and document within  this form to verify the functionality and usage of the API calls you plan to use, as well as common and recommended workflows.</w:t>
      </w:r>
    </w:p>
    <w:p>
      <w:pPr>
        <w:pStyle w:val="Normal"/>
        <w:numPr>
          <w:ilvl w:val="1"/>
          <w:numId w:val="3"/>
        </w:numPr>
        <w:spacing w:lineRule="auto" w:line="276"/>
        <w:rPr>
          <w:color w:val="000000"/>
        </w:rPr>
      </w:pPr>
      <w:r>
        <w:rPr>
          <w:color w:val="000000"/>
        </w:rPr>
        <w:t xml:space="preserve"> </w:t>
      </w:r>
      <w:r>
        <w:rPr>
          <w:color w:val="000000"/>
        </w:rPr>
        <w:t xml:space="preserve">You can test the API calls in our </w:t>
      </w:r>
      <w:hyperlink r:id="rId4">
        <w:r>
          <w:rPr>
            <w:rStyle w:val="Hyperlink"/>
          </w:rPr>
          <w:t>Sandbox</w:t>
        </w:r>
      </w:hyperlink>
      <w:r>
        <w:rPr>
          <w:color w:val="000000"/>
        </w:rPr>
        <w:t>.</w:t>
      </w:r>
    </w:p>
    <w:p>
      <w:pPr>
        <w:pStyle w:val="Normal"/>
        <w:numPr>
          <w:ilvl w:val="0"/>
          <w:numId w:val="3"/>
        </w:numPr>
        <w:spacing w:lineRule="auto" w:line="276"/>
        <w:rPr/>
      </w:pPr>
      <w:r>
        <w:rPr/>
        <w:t xml:space="preserve">Please review our </w:t>
      </w:r>
      <w:r>
        <w:fldChar w:fldCharType="begin"/>
      </w:r>
      <w:r>
        <w:rPr>
          <w:rStyle w:val="Style3"/>
          <w:color w:val="7030A0"/>
          <w:u w:val="single"/>
        </w:rPr>
        <w:instrText xml:space="preserve"> HYPERLINK "https://docs.athenahealth.com/api/guides/best-practices" \l "Application_Security_12"</w:instrText>
      </w:r>
      <w:r>
        <w:rPr>
          <w:rStyle w:val="Style3"/>
          <w:color w:val="7030A0"/>
          <w:u w:val="single"/>
        </w:rPr>
        <w:fldChar w:fldCharType="separate"/>
      </w:r>
      <w:r>
        <w:rPr>
          <w:rStyle w:val="Style3"/>
          <w:color w:val="7030A0"/>
          <w:u w:val="single"/>
        </w:rPr>
        <w:t>Application Security Best Practices</w:t>
      </w:r>
      <w:r>
        <w:rPr>
          <w:rStyle w:val="Style3"/>
          <w:color w:val="7030A0"/>
          <w:u w:val="single"/>
        </w:rPr>
        <w:fldChar w:fldCharType="end"/>
      </w:r>
      <w:hyperlink r:id="rId5">
        <w:r>
          <w:rPr>
            <w:rStyle w:val="Style3"/>
            <w:color w:val="1155CC"/>
            <w:u w:val="single"/>
          </w:rPr>
          <w:t xml:space="preserve"> </w:t>
        </w:r>
      </w:hyperlink>
      <w:r>
        <w:rPr/>
        <w:t xml:space="preserve"> for guidelines on how to build your application in a safe, secure, and compliant manner.</w:t>
      </w:r>
    </w:p>
    <w:p>
      <w:pPr>
        <w:pStyle w:val="Normal"/>
        <w:numPr>
          <w:ilvl w:val="0"/>
          <w:numId w:val="3"/>
        </w:numPr>
        <w:spacing w:lineRule="auto" w:line="276"/>
        <w:rPr/>
      </w:pPr>
      <w:r>
        <w:rPr/>
        <w:t xml:space="preserve">Applications should be designed in an efficient manner to remain within the call limits outlined on the </w:t>
      </w:r>
      <w:r>
        <w:fldChar w:fldCharType="begin"/>
      </w:r>
      <w:r>
        <w:rPr>
          <w:rStyle w:val="Hyperlink"/>
        </w:rPr>
        <w:instrText xml:space="preserve"> HYPERLINK "https://docs.athenahealth.com/api/support" \l "api-access-what-are-the-daily-api-call-limitations-in-preview-and-production-"</w:instrText>
      </w:r>
      <w:r>
        <w:rPr>
          <w:rStyle w:val="Hyperlink"/>
        </w:rPr>
        <w:fldChar w:fldCharType="separate"/>
      </w:r>
      <w:r>
        <w:rPr>
          <w:rStyle w:val="Hyperlink"/>
        </w:rPr>
        <w:t>Developer Portal</w:t>
      </w:r>
      <w:r>
        <w:rPr>
          <w:rStyle w:val="Hyperlink"/>
        </w:rPr>
        <w:fldChar w:fldCharType="end"/>
      </w:r>
      <w:r>
        <w:rPr/>
        <w:t>.</w:t>
      </w:r>
    </w:p>
    <w:p>
      <w:pPr>
        <w:pStyle w:val="Normal"/>
        <w:numPr>
          <w:ilvl w:val="0"/>
          <w:numId w:val="3"/>
        </w:numPr>
        <w:spacing w:lineRule="auto" w:line="276"/>
        <w:rPr/>
      </w:pPr>
      <w:r>
        <w:rPr>
          <w:color w:val="000000"/>
        </w:rPr>
        <w:t xml:space="preserve">You can register on the Developer Portal </w:t>
      </w:r>
      <w:hyperlink r:id="rId6">
        <w:r>
          <w:rPr>
            <w:rStyle w:val="Hyperlink"/>
            <w:color w:val="7030A0"/>
          </w:rPr>
          <w:t>here</w:t>
        </w:r>
      </w:hyperlink>
      <w:r>
        <w:rPr>
          <w:color w:val="000000"/>
        </w:rPr>
        <w:t>.</w:t>
      </w:r>
    </w:p>
    <w:p>
      <w:pPr>
        <w:pStyle w:val="Normal"/>
        <w:spacing w:lineRule="auto" w:line="276"/>
        <w:rPr>
          <w:sz w:val="22"/>
          <w:szCs w:val="22"/>
        </w:rPr>
      </w:pPr>
      <w:r>
        <w:rPr>
          <w:sz w:val="22"/>
          <w:szCs w:val="22"/>
        </w:rPr>
      </w:r>
    </w:p>
    <w:p>
      <w:pPr>
        <w:pStyle w:val="Normal"/>
        <w:spacing w:lineRule="auto" w:line="276"/>
        <w:rPr>
          <w:b/>
          <w:i/>
          <w:iCs/>
          <w:color w:themeColor="accent3" w:themeShade="80" w:val="815407"/>
          <w:sz w:val="22"/>
          <w:szCs w:val="22"/>
        </w:rPr>
      </w:pPr>
      <w:r>
        <w:rPr>
          <w:b/>
          <w:i/>
          <w:iCs/>
          <w:color w:themeColor="accent3" w:themeShade="80" w:val="815407"/>
          <w:sz w:val="22"/>
          <w:szCs w:val="22"/>
        </w:rPr>
        <w:t>Please note that API integrations are prohibited from performing the following:</w:t>
      </w:r>
    </w:p>
    <w:p>
      <w:pPr>
        <w:pStyle w:val="Normal"/>
        <w:spacing w:lineRule="auto" w:line="276"/>
        <w:ind w:start="720"/>
        <w:rPr>
          <w:color w:val="000000"/>
          <w:sz w:val="22"/>
          <w:szCs w:val="22"/>
        </w:rPr>
      </w:pPr>
      <w:r>
        <w:rPr>
          <w:color w:val="000000"/>
          <w:sz w:val="22"/>
          <w:szCs w:val="22"/>
        </w:rPr>
      </w:r>
    </w:p>
    <w:p>
      <w:pPr>
        <w:pStyle w:val="Normal"/>
        <w:numPr>
          <w:ilvl w:val="0"/>
          <w:numId w:val="2"/>
        </w:numPr>
        <w:spacing w:lineRule="auto" w:line="276"/>
        <w:rPr>
          <w:color w:val="000000"/>
        </w:rPr>
      </w:pPr>
      <w:r>
        <w:rPr>
          <w:b/>
          <w:bCs/>
          <w:color w:val="592C81"/>
        </w:rPr>
        <w:t>Large data pulls</w:t>
      </w:r>
      <w:r>
        <w:rPr/>
        <w:t xml:space="preserve">, </w:t>
      </w:r>
      <w:r>
        <w:rPr>
          <w:color w:val="000000"/>
        </w:rPr>
        <w:t>e.g., querying appointments booked in a practice for a timeframe greater than 7 days, or attempting to retrieve a list of all patients in a practice</w:t>
      </w:r>
      <w:r>
        <w:rPr/>
        <w:t xml:space="preserve">. Please review our </w:t>
      </w:r>
      <w:r>
        <w:fldChar w:fldCharType="begin"/>
      </w:r>
      <w:r>
        <w:rPr>
          <w:rStyle w:val="Hyperlink"/>
          <w:color w:val="7030A0"/>
        </w:rPr>
        <w:instrText xml:space="preserve"> HYPERLINK "https://docs.athenahealth.com/api/guides/best-practices" \l "Server_Load_Mitigation_and_Data_Backfills_7"</w:instrText>
      </w:r>
      <w:r>
        <w:rPr>
          <w:rStyle w:val="Hyperlink"/>
          <w:color w:val="7030A0"/>
        </w:rPr>
        <w:fldChar w:fldCharType="separate"/>
      </w:r>
      <w:r>
        <w:rPr>
          <w:rStyle w:val="Hyperlink"/>
          <w:color w:val="7030A0"/>
        </w:rPr>
        <w:t>Server Load Mitigation</w:t>
      </w:r>
      <w:r>
        <w:rPr>
          <w:rStyle w:val="Hyperlink"/>
          <w:color w:val="7030A0"/>
        </w:rPr>
        <w:fldChar w:fldCharType="end"/>
      </w:r>
      <w:r>
        <w:rPr/>
        <w:t xml:space="preserve"> document on the Developer Portal for more details.</w:t>
      </w:r>
    </w:p>
    <w:p>
      <w:pPr>
        <w:pStyle w:val="Normal"/>
        <w:numPr>
          <w:ilvl w:val="0"/>
          <w:numId w:val="2"/>
        </w:numPr>
        <w:spacing w:lineRule="auto" w:line="276"/>
        <w:rPr>
          <w:color w:val="000000"/>
        </w:rPr>
      </w:pPr>
      <w:r>
        <w:rPr/>
        <w:t>Data imports (or data conversion) from a legacy system.</w:t>
      </w:r>
    </w:p>
    <w:p>
      <w:pPr>
        <w:pStyle w:val="Normal"/>
        <w:numPr>
          <w:ilvl w:val="0"/>
          <w:numId w:val="2"/>
        </w:numPr>
        <w:spacing w:lineRule="auto" w:line="276"/>
        <w:rPr/>
      </w:pPr>
      <w:r>
        <w:rPr>
          <w:color w:val="000000"/>
        </w:rPr>
        <w:t>Single Sign-On (SSO) into athenaNet from your application.</w:t>
      </w:r>
    </w:p>
    <w:p>
      <w:pPr>
        <w:pStyle w:val="Normal"/>
        <w:spacing w:lineRule="auto" w:line="276"/>
        <w:rPr>
          <w:strike/>
          <w:sz w:val="22"/>
          <w:szCs w:val="22"/>
        </w:rPr>
      </w:pPr>
      <w:r>
        <w:rPr>
          <w:strike/>
          <w:sz w:val="22"/>
          <w:szCs w:val="22"/>
        </w:rPr>
      </w:r>
    </w:p>
    <w:p>
      <w:pPr>
        <w:pStyle w:val="Heading1"/>
        <w:rPr/>
      </w:pPr>
      <w:r>
        <w:rPr/>
        <w:t>General Information</w:t>
      </w:r>
    </w:p>
    <w:tbl>
      <w:tblPr>
        <w:tblW w:w="10620"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10620"/>
      </w:tblGrid>
      <w:tr>
        <w:trPr>
          <w:trHeight w:val="520" w:hRule="atLeast"/>
        </w:trPr>
        <w:tc>
          <w:tcPr>
            <w:tcW w:w="10620" w:type="dxa"/>
            <w:tcBorders>
              <w:top w:val="single" w:sz="8" w:space="0" w:color="000000"/>
              <w:start w:val="single" w:sz="8" w:space="0" w:color="000000"/>
              <w:bottom w:val="single" w:sz="8" w:space="0" w:color="000000"/>
              <w:end w:val="single" w:sz="8" w:space="0" w:color="000000"/>
            </w:tcBorders>
          </w:tcPr>
          <w:p>
            <w:pPr>
              <w:pStyle w:val="Normal"/>
              <w:rPr>
                <w:b/>
                <w:sz w:val="22"/>
                <w:szCs w:val="22"/>
              </w:rPr>
            </w:pPr>
            <w:r>
              <w:rPr>
                <w:b/>
                <w:sz w:val="22"/>
                <w:szCs w:val="22"/>
              </w:rPr>
              <w:t>athenahealth Client Name</w:t>
            </w:r>
            <w:r>
              <w:rPr>
                <w:b/>
                <w:color w:themeColor="text1" w:val="000000"/>
                <w:sz w:val="22"/>
                <w:szCs w:val="22"/>
              </w:rPr>
              <w:t xml:space="preserve">: </w:t>
            </w:r>
            <w:sdt>
              <w:sdtPr>
                <w:id w:val="246384733"/>
                <w:placeholder>
                  <w:docPart w:val="608021ABD0934B9C8F84C3D2056CDEFB"/>
                </w:placeholder>
                <w:text/>
              </w:sdtPr>
              <w:sdtContent>
                <w:r>
                  <w:rPr>
                    <w:b/>
                    <w:color w:themeColor="text1" w:val="000000"/>
                    <w:sz w:val="22"/>
                    <w:szCs w:val="22"/>
                  </w:rPr>
                </w:r>
                <w:r>
                  <w:rPr>
                    <w:b/>
                    <w:color w:themeColor="text1" w:val="000000"/>
                    <w:sz w:val="22"/>
                    <w:szCs w:val="22"/>
                  </w:rPr>
                  <w:t>Jack Ford MD PC</w:t>
                </w:r>
              </w:sdtContent>
            </w:sdt>
          </w:p>
        </w:tc>
      </w:tr>
      <w:tr>
        <w:trPr>
          <w:trHeight w:val="520" w:hRule="atLeast"/>
        </w:trPr>
        <w:tc>
          <w:tcPr>
            <w:tcW w:w="10620" w:type="dxa"/>
            <w:tcBorders>
              <w:top w:val="single" w:sz="8" w:space="0" w:color="000000"/>
              <w:start w:val="single" w:sz="8" w:space="0" w:color="000000"/>
              <w:bottom w:val="single" w:sz="8" w:space="0" w:color="000000"/>
              <w:end w:val="single" w:sz="8" w:space="0" w:color="000000"/>
            </w:tcBorders>
          </w:tcPr>
          <w:p>
            <w:pPr>
              <w:pStyle w:val="Normal"/>
              <w:rPr>
                <w:b/>
                <w:sz w:val="22"/>
                <w:szCs w:val="22"/>
              </w:rPr>
            </w:pPr>
            <w:r>
              <w:rPr>
                <w:b/>
                <w:sz w:val="22"/>
                <w:szCs w:val="22"/>
              </w:rPr>
              <w:t xml:space="preserve">athenahealth Practice ID (i.e., “Context ID”): </w:t>
            </w:r>
            <w:sdt>
              <w:sdtPr>
                <w:id w:val="215248412"/>
                <w:placeholder>
                  <w:docPart w:val="AD98BEDA2AC046E0AFA726C1445A7700"/>
                </w:placeholder>
                <w:text/>
              </w:sdtPr>
              <w:sdtContent>
                <w:r>
                  <w:rPr>
                    <w:b/>
                    <w:sz w:val="22"/>
                    <w:szCs w:val="22"/>
                  </w:rPr>
                </w:r>
                <w:r>
                  <w:rPr>
                    <w:b/>
                    <w:sz w:val="22"/>
                    <w:szCs w:val="22"/>
                  </w:rPr>
                  <w:t>13681</w:t>
                </w:r>
              </w:sdtContent>
            </w:sdt>
          </w:p>
        </w:tc>
      </w:tr>
      <w:tr>
        <w:trPr>
          <w:trHeight w:val="557" w:hRule="atLeast"/>
        </w:trPr>
        <w:tc>
          <w:tcPr>
            <w:tcW w:w="10620" w:type="dxa"/>
            <w:tcBorders>
              <w:start w:val="single" w:sz="8" w:space="0" w:color="000000"/>
              <w:bottom w:val="single" w:sz="8" w:space="0" w:color="000000"/>
              <w:end w:val="single" w:sz="8" w:space="0" w:color="000000"/>
            </w:tcBorders>
          </w:tcPr>
          <w:p>
            <w:pPr>
              <w:pStyle w:val="Normal"/>
              <w:rPr>
                <w:b/>
                <w:sz w:val="22"/>
                <w:szCs w:val="22"/>
              </w:rPr>
            </w:pPr>
            <w:r>
              <w:rPr>
                <w:b/>
                <w:sz w:val="22"/>
                <w:szCs w:val="22"/>
              </w:rPr>
              <w:t xml:space="preserve">Primary API developer Name: </w:t>
            </w:r>
            <w:sdt>
              <w:sdtPr>
                <w:id w:val="-1081291045"/>
                <w:placeholder>
                  <w:docPart w:val="4446174A074548E9846AD401BEB1203B"/>
                </w:placeholder>
                <w:text/>
              </w:sdtPr>
              <w:sdtContent>
                <w:r>
                  <w:rPr>
                    <w:b/>
                    <w:sz w:val="22"/>
                    <w:szCs w:val="22"/>
                  </w:rPr>
                </w:r>
                <w:r>
                  <w:rPr>
                    <w:b/>
                    <w:sz w:val="22"/>
                    <w:szCs w:val="22"/>
                  </w:rPr>
                  <w:t>Andrew Barilla</w:t>
                </w:r>
              </w:sdtContent>
            </w:sdt>
          </w:p>
        </w:tc>
      </w:tr>
      <w:tr>
        <w:trPr>
          <w:trHeight w:val="521" w:hRule="atLeast"/>
        </w:trPr>
        <w:tc>
          <w:tcPr>
            <w:tcW w:w="10620" w:type="dxa"/>
            <w:tcBorders>
              <w:start w:val="single" w:sz="8" w:space="0" w:color="000000"/>
              <w:bottom w:val="single" w:sz="8" w:space="0" w:color="000000"/>
              <w:end w:val="single" w:sz="8" w:space="0" w:color="000000"/>
            </w:tcBorders>
          </w:tcPr>
          <w:p>
            <w:pPr>
              <w:pStyle w:val="Normal"/>
              <w:rPr>
                <w:b/>
                <w:sz w:val="22"/>
                <w:szCs w:val="22"/>
              </w:rPr>
            </w:pPr>
            <w:r>
              <w:rPr>
                <w:b/>
                <w:sz w:val="22"/>
                <w:szCs w:val="22"/>
              </w:rPr>
              <w:t xml:space="preserve">Primary API developer Contact Information: </w:t>
            </w:r>
            <w:sdt>
              <w:sdtPr>
                <w:id w:val="1382522698"/>
                <w:placeholder>
                  <w:docPart w:val="882BE97BAE8145ADAA27991D2421103B"/>
                </w:placeholder>
                <w:text/>
              </w:sdtPr>
              <w:sdtContent>
                <w:r>
                  <w:rPr>
                    <w:b/>
                    <w:sz w:val="22"/>
                    <w:szCs w:val="22"/>
                  </w:rPr>
                </w:r>
                <w:r>
                  <w:rPr>
                    <w:b/>
                    <w:sz w:val="22"/>
                    <w:szCs w:val="22"/>
                  </w:rPr>
                  <w:t>andy@janushc.com</w:t>
                </w:r>
              </w:sdtContent>
            </w:sdt>
          </w:p>
        </w:tc>
      </w:tr>
      <w:tr>
        <w:trPr>
          <w:trHeight w:val="800" w:hRule="atLeast"/>
        </w:trPr>
        <w:tc>
          <w:tcPr>
            <w:tcW w:w="10620" w:type="dxa"/>
            <w:tcBorders>
              <w:start w:val="single" w:sz="8" w:space="0" w:color="000000"/>
              <w:bottom w:val="single" w:sz="8" w:space="0" w:color="000000"/>
              <w:end w:val="single" w:sz="8" w:space="0" w:color="000000"/>
            </w:tcBorders>
          </w:tcPr>
          <w:p>
            <w:pPr>
              <w:pStyle w:val="Normal"/>
              <w:bidi w:val="0"/>
              <w:rPr/>
            </w:pPr>
            <w:r>
              <w:rPr>
                <w:b/>
                <w:sz w:val="22"/>
                <w:szCs w:val="22"/>
              </w:rPr>
              <w:t xml:space="preserve">Registered Developer Portal Email with Preview Access: </w:t>
            </w:r>
            <w:sdt>
              <w:sdtPr>
                <w:id w:val="697817996"/>
                <w:placeholder>
                  <w:docPart w:val="560F8B81451F4A0CA86105FC5046B9E7"/>
                </w:placeholder>
                <w:text/>
              </w:sdtPr>
              <w:sdtContent>
                <w:r>
                  <w:rPr>
                    <w:b/>
                    <w:sz w:val="22"/>
                    <w:szCs w:val="22"/>
                  </w:rPr>
                </w:r>
                <w:r>
                  <w:rPr>
                    <w:b/>
                    <w:sz w:val="22"/>
                    <w:szCs w:val="22"/>
                  </w:rPr>
                  <w:t>andy@janushc.com</w:t>
                </w:r>
              </w:sdtContent>
            </w:sdt>
          </w:p>
        </w:tc>
      </w:tr>
      <w:tr>
        <w:trPr>
          <w:trHeight w:val="782" w:hRule="atLeast"/>
        </w:trPr>
        <w:tc>
          <w:tcPr>
            <w:tcW w:w="10620" w:type="dxa"/>
            <w:tcBorders>
              <w:start w:val="single" w:sz="8" w:space="0" w:color="000000"/>
              <w:bottom w:val="single" w:sz="8" w:space="0" w:color="000000"/>
              <w:end w:val="single" w:sz="8" w:space="0" w:color="000000"/>
            </w:tcBorders>
          </w:tcPr>
          <w:p>
            <w:pPr>
              <w:pStyle w:val="Normal"/>
              <w:rPr>
                <w:sz w:val="22"/>
                <w:szCs w:val="22"/>
              </w:rPr>
            </w:pPr>
            <w:bookmarkStart w:id="0" w:name="_1fob9te"/>
            <w:bookmarkEnd w:id="0"/>
            <w:r>
              <w:rPr>
                <w:b/>
                <w:sz w:val="22"/>
                <w:szCs w:val="22"/>
              </w:rPr>
              <w:t xml:space="preserve">Registered Developer Portal Email with Production Access (if applicable): </w:t>
            </w:r>
            <w:sdt>
              <w:sdtPr>
                <w:id w:val="1197819498"/>
                <w:placeholder>
                  <w:docPart w:val="34AB63CF57A94833AD8A00116ACF146C"/>
                </w:placeholder>
                <w:text/>
              </w:sdtPr>
              <w:sdtContent>
                <w:r>
                  <w:rPr>
                    <w:b/>
                    <w:sz w:val="22"/>
                    <w:szCs w:val="22"/>
                  </w:rPr>
                </w:r>
                <w:r>
                  <w:rPr>
                    <w:b/>
                    <w:sz w:val="22"/>
                    <w:szCs w:val="22"/>
                  </w:rPr>
                  <w:t>andy@janushc.com</w:t>
                </w:r>
              </w:sdtContent>
            </w:sdt>
          </w:p>
        </w:tc>
      </w:tr>
      <w:tr>
        <w:trPr>
          <w:trHeight w:val="710" w:hRule="atLeast"/>
        </w:trPr>
        <w:tc>
          <w:tcPr>
            <w:tcW w:w="10620" w:type="dxa"/>
            <w:tcBorders>
              <w:start w:val="single" w:sz="8" w:space="0" w:color="000000"/>
              <w:bottom w:val="single" w:sz="8" w:space="0" w:color="000000"/>
              <w:end w:val="single" w:sz="8" w:space="0" w:color="000000"/>
            </w:tcBorders>
          </w:tcPr>
          <w:p>
            <w:pPr>
              <w:pStyle w:val="Normal"/>
              <w:spacing w:lineRule="auto" w:line="259"/>
              <w:rPr/>
            </w:pPr>
            <w:r>
              <w:rPr>
                <w:b/>
                <w:bCs/>
                <w:sz w:val="22"/>
                <w:szCs w:val="22"/>
              </w:rPr>
              <w:t xml:space="preserve">Please list the vendor(s) involved in the development of this integration solution: </w:t>
            </w:r>
            <w:sdt>
              <w:sdtPr>
                <w:id w:val="-1431048399"/>
                <w:placeholder>
                  <w:docPart w:val="E88D6D5B071B49A1B18DC69F9114AAA6"/>
                </w:placeholder>
                <w:text/>
              </w:sdtPr>
              <w:sdtContent>
                <w:r>
                  <w:rPr>
                    <w:b/>
                    <w:bCs/>
                    <w:sz w:val="22"/>
                    <w:szCs w:val="22"/>
                  </w:rPr>
                </w:r>
                <w:r>
                  <w:rPr>
                    <w:b/>
                    <w:bCs/>
                    <w:sz w:val="22"/>
                    <w:szCs w:val="22"/>
                  </w:rPr>
                  <w:t>Andrew Barilla</w:t>
                </w:r>
              </w:sdtContent>
            </w:sdt>
          </w:p>
          <w:p>
            <w:pPr>
              <w:pStyle w:val="Normal"/>
              <w:ind w:start="720"/>
              <w:rPr>
                <w:i/>
                <w:iCs/>
                <w:color w:themeColor="text1" w:themeTint="a6" w:val="595959"/>
              </w:rPr>
            </w:pPr>
            <w:r>
              <w:rPr>
                <w:i/>
                <w:iCs/>
                <w:color w:themeColor="text1" w:themeTint="a6" w:val="595959"/>
              </w:rPr>
            </w:r>
          </w:p>
        </w:tc>
      </w:tr>
    </w:tbl>
    <w:p>
      <w:pPr>
        <w:pStyle w:val="Normal"/>
        <w:rPr>
          <w:b/>
          <w:color w:val="FF0000"/>
        </w:rPr>
      </w:pPr>
      <w:r>
        <w:rPr>
          <w:b/>
          <w:color w:val="FF0000"/>
        </w:rPr>
      </w:r>
    </w:p>
    <w:p>
      <w:pPr>
        <w:pStyle w:val="Normal"/>
        <w:rPr>
          <w:ins w:id="1" w:author="Chris Whitesell" w:date="2023-12-05T15:10:00Z"/>
          <w:rFonts w:ascii="PT Serif" w:hAnsi="PT Serif"/>
          <w:b/>
          <w:color w:themeColor="text2" w:val="4E2D82"/>
          <w:sz w:val="32"/>
          <w:szCs w:val="36"/>
        </w:rPr>
      </w:pPr>
      <w:ins w:id="0" w:author="Chris Whitesell" w:date="2023-12-05T15:10:00Z">
        <w:r>
          <w:rPr>
            <w:rFonts w:ascii="PT Serif" w:hAnsi="PT Serif"/>
            <w:b/>
            <w:color w:themeColor="text2" w:val="4E2D82"/>
            <w:sz w:val="32"/>
            <w:szCs w:val="36"/>
          </w:rPr>
        </w:r>
      </w:ins>
      <w:r>
        <w:br w:type="page"/>
      </w:r>
    </w:p>
    <w:p>
      <w:pPr>
        <w:pStyle w:val="Heading1"/>
        <w:spacing w:before="0" w:after="300"/>
        <w:rPr/>
      </w:pPr>
      <w:r>
        <w:rPr/>
        <w:t>Application Security Questions</w:t>
      </w:r>
    </w:p>
    <w:tbl>
      <w:tblPr>
        <w:tblW w:w="10695"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4562"/>
        <w:gridCol w:w="6133"/>
      </w:tblGrid>
      <w:tr>
        <w:trPr>
          <w:trHeight w:val="240" w:hRule="atLeast"/>
        </w:trPr>
        <w:tc>
          <w:tcPr>
            <w:tcW w:w="10695" w:type="dxa"/>
            <w:gridSpan w:val="2"/>
            <w:tcBorders>
              <w:top w:val="single" w:sz="8" w:space="0" w:color="000000"/>
              <w:start w:val="single" w:sz="8" w:space="0" w:color="000000"/>
              <w:bottom w:val="single" w:sz="8" w:space="0" w:color="000000"/>
              <w:end w:val="single" w:sz="8" w:space="0" w:color="000000"/>
            </w:tcBorders>
            <w:shd w:color="auto" w:fill="FFFFFF" w:val="clear"/>
          </w:tcPr>
          <w:p>
            <w:pPr>
              <w:pStyle w:val="Normal"/>
              <w:rPr>
                <w:i/>
                <w:iCs/>
              </w:rPr>
            </w:pPr>
            <w:r>
              <w:rPr>
                <w:i/>
                <w:iCs/>
                <w:color w:themeColor="text1" w:themeTint="a6" w:val="595959"/>
              </w:rPr>
              <w:t xml:space="preserve">(Please answer the questions that are applicable to your integration) </w:t>
            </w:r>
          </w:p>
        </w:tc>
      </w:tr>
      <w:tr>
        <w:trPr>
          <w:trHeight w:val="242" w:hRule="atLeast"/>
        </w:trPr>
        <w:tc>
          <w:tcPr>
            <w:tcW w:w="4562" w:type="dxa"/>
            <w:tcBorders>
              <w:start w:val="single" w:sz="8" w:space="0" w:color="000000"/>
              <w:bottom w:val="single" w:sz="8" w:space="0" w:color="000000"/>
              <w:end w:val="single" w:sz="8" w:space="0" w:color="000000"/>
            </w:tcBorders>
            <w:shd w:color="auto" w:fill="FFFFFF" w:val="clear"/>
          </w:tcPr>
          <w:p>
            <w:pPr>
              <w:pStyle w:val="Normal"/>
              <w:spacing w:lineRule="auto" w:line="276"/>
              <w:rPr>
                <w:b/>
                <w:sz w:val="22"/>
                <w:szCs w:val="22"/>
              </w:rPr>
            </w:pPr>
            <w:r>
              <w:rPr>
                <w:b/>
                <w:sz w:val="22"/>
                <w:szCs w:val="22"/>
              </w:rPr>
              <w:t>Question</w:t>
            </w:r>
          </w:p>
        </w:tc>
        <w:tc>
          <w:tcPr>
            <w:tcW w:w="6133" w:type="dxa"/>
            <w:tcBorders>
              <w:bottom w:val="single" w:sz="8" w:space="0" w:color="000000"/>
              <w:end w:val="single" w:sz="8" w:space="0" w:color="000000"/>
            </w:tcBorders>
            <w:shd w:color="auto" w:fill="FFFFFF" w:val="clear"/>
          </w:tcPr>
          <w:p>
            <w:pPr>
              <w:pStyle w:val="Normal"/>
              <w:spacing w:lineRule="auto" w:line="276"/>
              <w:rPr>
                <w:b/>
                <w:sz w:val="22"/>
                <w:szCs w:val="22"/>
              </w:rPr>
            </w:pPr>
            <w:r>
              <w:rPr>
                <w:b/>
                <w:sz w:val="22"/>
                <w:szCs w:val="22"/>
              </w:rPr>
              <w:t>Answer</w:t>
            </w:r>
          </w:p>
        </w:tc>
      </w:tr>
      <w:tr>
        <w:trPr>
          <w:trHeight w:val="638"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highlight w:val="white"/>
              </w:rPr>
            </w:pPr>
            <w:r>
              <w:rPr>
                <w:highlight w:val="white"/>
              </w:rPr>
              <w:t>How/Where will you be storing your key and secret? Is it encrypted at rest?</w:t>
            </w:r>
          </w:p>
        </w:tc>
        <w:tc>
          <w:tcPr>
            <w:tcW w:w="6133" w:type="dxa"/>
            <w:tcBorders>
              <w:bottom w:val="single" w:sz="8" w:space="0" w:color="000000"/>
              <w:end w:val="single" w:sz="8" w:space="0" w:color="000000"/>
            </w:tcBorders>
            <w:shd w:color="auto" w:fill="FFFFFF" w:val="clear"/>
          </w:tcPr>
          <w:p>
            <w:pPr>
              <w:pStyle w:val="Normal"/>
              <w:rPr/>
            </w:pPr>
            <w:r>
              <w:rPr/>
              <w:t>Client ID/secret are stored server-side only, injected as environment variables into the Go API container; never exposed to the browser/SPA. Stored in managed secrets store (AWS Secrets Manager)</w:t>
            </w:r>
          </w:p>
        </w:tc>
      </w:tr>
      <w:tr>
        <w:trPr>
          <w:trHeight w:val="611"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highlight w:val="white"/>
              </w:rPr>
            </w:pPr>
            <w:r>
              <w:rPr>
                <w:highlight w:val="white"/>
              </w:rPr>
              <w:t>Who will have access to your application? (Patient, Provider, third-party vendor, etc.)</w:t>
            </w:r>
          </w:p>
        </w:tc>
        <w:tc>
          <w:tcPr>
            <w:tcW w:w="6133" w:type="dxa"/>
            <w:tcBorders>
              <w:bottom w:val="single" w:sz="8" w:space="0" w:color="000000"/>
              <w:end w:val="single" w:sz="8" w:space="0" w:color="000000"/>
            </w:tcBorders>
            <w:shd w:color="auto" w:fill="FFFFFF" w:val="clear"/>
          </w:tcPr>
          <w:p>
            <w:pPr>
              <w:pStyle w:val="Normal"/>
              <w:bidi w:val="0"/>
              <w:rPr/>
            </w:pPr>
            <w:r>
              <w:rPr/>
              <w:t>Physicians (providers) at the contracted practice. No patient access. No external third parties.</w:t>
            </w:r>
          </w:p>
        </w:tc>
      </w:tr>
      <w:tr>
        <w:trPr>
          <w:trHeight w:val="20"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highlight w:val="white"/>
              </w:rPr>
            </w:pPr>
            <w:r>
              <w:rPr>
                <w:highlight w:val="white"/>
              </w:rPr>
              <w:t>Does your application keep error logs for tracking and resolving technical issues?</w:t>
            </w:r>
          </w:p>
        </w:tc>
        <w:tc>
          <w:tcPr>
            <w:tcW w:w="6133" w:type="dxa"/>
            <w:tcBorders>
              <w:bottom w:val="single" w:sz="8" w:space="0" w:color="000000"/>
              <w:end w:val="single" w:sz="8" w:space="0" w:color="000000"/>
            </w:tcBorders>
            <w:shd w:color="auto" w:fill="FFFFFF" w:val="clear"/>
          </w:tcPr>
          <w:p>
            <w:pPr>
              <w:pStyle w:val="Normal"/>
              <w:spacing w:lineRule="auto" w:line="360"/>
              <w:rPr/>
            </w:pPr>
            <w:r>
              <w:rPr/>
              <w:t>Yes — the backend logs API errors and request failures for troubleshooting. PHI is excluded from logs.</w:t>
            </w:r>
          </w:p>
        </w:tc>
      </w:tr>
      <w:tr>
        <w:trPr>
          <w:trHeight w:val="1020"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pPr>
            <w:r>
              <w:rPr/>
              <w:t>Will your application update or add information directly into the patient's chart?</w:t>
            </w:r>
          </w:p>
          <w:p>
            <w:pPr>
              <w:pStyle w:val="ListParagraph"/>
              <w:numPr>
                <w:ilvl w:val="0"/>
                <w:numId w:val="4"/>
              </w:numPr>
              <w:rPr/>
            </w:pPr>
            <w:r>
              <w:rPr/>
              <w:t>Who will be making these changes?</w:t>
            </w:r>
          </w:p>
          <w:p>
            <w:pPr>
              <w:pStyle w:val="ListParagraph"/>
              <w:numPr>
                <w:ilvl w:val="0"/>
                <w:numId w:val="4"/>
              </w:numPr>
              <w:rPr/>
            </w:pPr>
            <w:r>
              <w:rPr/>
              <w:t>If patients are making updates, do providers review changes prior to updating the chart?</w:t>
            </w:r>
          </w:p>
        </w:tc>
        <w:tc>
          <w:tcPr>
            <w:tcW w:w="6133" w:type="dxa"/>
            <w:tcBorders>
              <w:bottom w:val="single" w:sz="8" w:space="0" w:color="000000"/>
              <w:end w:val="single" w:sz="8" w:space="0" w:color="000000"/>
            </w:tcBorders>
            <w:shd w:color="auto" w:fill="FFFFFF" w:val="clear"/>
          </w:tcPr>
          <w:p>
            <w:pPr>
              <w:pStyle w:val="Normal"/>
              <w:rPr/>
            </w:pPr>
            <w:r>
              <w:rPr/>
            </w:r>
          </w:p>
          <w:p>
            <w:pPr>
              <w:pStyle w:val="Normal"/>
              <w:spacing w:lineRule="auto" w:line="360"/>
              <w:rPr/>
            </w:pPr>
            <w:r>
              <w:rPr/>
              <w:t>Yes — it writes physician-dictated encounter documentation (HPI, Assessment &amp; Plan, Physical Exam) generated by an ambient scribe, after the provider reviews and approves it.</w:t>
              <w:br/>
              <w:t>- The provider. Every write is physician-initiated and physician-reviewed; the app never writes to the chart autonomously.</w:t>
              <w:br/>
              <w:t>-  N/A — patients do not use the app. All chart writes originate from and are reviewed by the provider before submission.</w:t>
            </w:r>
          </w:p>
        </w:tc>
      </w:tr>
      <w:tr>
        <w:trPr>
          <w:trHeight w:val="840"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pPr>
            <w:r>
              <w:rPr/>
              <w:t>How will you match users to the correct patient or provider?</w:t>
            </w:r>
          </w:p>
        </w:tc>
        <w:tc>
          <w:tcPr>
            <w:tcW w:w="6133" w:type="dxa"/>
            <w:tcBorders>
              <w:bottom w:val="single" w:sz="8" w:space="0" w:color="000000"/>
              <w:end w:val="single" w:sz="8" w:space="0" w:color="000000"/>
            </w:tcBorders>
            <w:shd w:color="auto" w:fill="FFFFFF" w:val="clear"/>
          </w:tcPr>
          <w:p>
            <w:pPr>
              <w:pStyle w:val="Normal"/>
              <w:rPr/>
            </w:pPr>
            <w:r>
              <w:rPr/>
              <w:t>Patients/providers/encounters are referenced by their athenahealth IDs returned from the API (patientid, providerid, departmentid, encounterid). The app does not maintain a separate patient identity; it operates on athenahealth-issued IDs scoped to the practice context.</w:t>
            </w:r>
          </w:p>
        </w:tc>
      </w:tr>
      <w:tr>
        <w:trPr>
          <w:trHeight w:val="467" w:hRule="atLeast"/>
        </w:trPr>
        <w:tc>
          <w:tcPr>
            <w:tcW w:w="4562" w:type="dxa"/>
            <w:tcBorders>
              <w:start w:val="single" w:sz="8" w:space="0" w:color="000000"/>
              <w:bottom w:val="single" w:sz="8" w:space="0" w:color="000000"/>
              <w:end w:val="single" w:sz="8" w:space="0" w:color="000000"/>
            </w:tcBorders>
            <w:shd w:color="auto" w:fill="FFFFFF" w:val="clear"/>
          </w:tcPr>
          <w:p>
            <w:pPr>
              <w:pStyle w:val="Normal"/>
              <w:rPr/>
            </w:pPr>
            <w:r>
              <w:rPr/>
              <w:t>How are you safeguarding PHI? (Encryption, etc.)</w:t>
            </w:r>
          </w:p>
          <w:p>
            <w:pPr>
              <w:pStyle w:val="Normal"/>
              <w:rPr/>
            </w:pPr>
            <w:r>
              <w:rPr/>
            </w:r>
          </w:p>
        </w:tc>
        <w:tc>
          <w:tcPr>
            <w:tcW w:w="6133" w:type="dxa"/>
            <w:tcBorders>
              <w:bottom w:val="single" w:sz="8" w:space="0" w:color="000000"/>
              <w:end w:val="single" w:sz="8" w:space="0" w:color="000000"/>
            </w:tcBorders>
            <w:shd w:color="auto" w:fill="FFFFFF" w:val="clear"/>
          </w:tcPr>
          <w:p>
            <w:pPr>
              <w:pStyle w:val="Normal"/>
              <w:rPr/>
            </w:pPr>
            <w:r>
              <w:rPr/>
              <w:t>TLS in transit; OAuth2 bearer tokens for athenahealth calls; JWT-authenticated app sessions; PHI excluded from logs; least-privilege scopes; access restricted to authenticated practice providers.</w:t>
              <w:br/>
              <w:br/>
              <w:t>The athenahealth chart is the system of record for all clinical documentation. Our database functions as transient working storage for the duration of a documentation session; we do not retain PHI for analytics, model training, or any secondary purpose.</w:t>
            </w:r>
          </w:p>
          <w:p>
            <w:pPr>
              <w:pStyle w:val="Normal"/>
              <w:rPr/>
            </w:pPr>
            <w:r>
              <w:rPr/>
            </w:r>
          </w:p>
          <w:p>
            <w:pPr>
              <w:pStyle w:val="Normal"/>
              <w:rPr/>
            </w:pPr>
            <w:r>
              <w:rPr/>
              <w:t>Retention windows:</w:t>
            </w:r>
          </w:p>
          <w:p>
            <w:pPr>
              <w:pStyle w:val="Normal"/>
              <w:rPr/>
            </w:pPr>
            <w:r>
              <w:rPr/>
              <w:t xml:space="preserve">  </w:t>
            </w:r>
            <w:r>
              <w:rPr/>
              <w:t>- Raw transcripts are purged 7 days after the generated note is written back to the EHR, or after session abandonment.</w:t>
            </w:r>
          </w:p>
          <w:p>
            <w:pPr>
              <w:pStyle w:val="Normal"/>
              <w:rPr/>
            </w:pPr>
            <w:r>
              <w:rPr/>
              <w:t xml:space="preserve">  </w:t>
            </w:r>
            <w:r>
              <w:rPr/>
              <w:t>- AI-generated notes and associated edits/approvals are purged no later than 30 days after session completion.</w:t>
            </w:r>
          </w:p>
          <w:p>
            <w:pPr>
              <w:pStyle w:val="Normal"/>
              <w:rPr/>
            </w:pPr>
            <w:r>
              <w:rPr/>
              <w:t xml:space="preserve">  </w:t>
            </w:r>
            <w:r>
              <w:rPr/>
              <w:t>- Usage and operational records are retained only in aggregate form with patient and encounter identifiers removed.</w:t>
            </w:r>
          </w:p>
          <w:p>
            <w:pPr>
              <w:pStyle w:val="Normal"/>
              <w:rPr/>
            </w:pPr>
            <w:r>
              <w:rPr/>
            </w:r>
          </w:p>
          <w:p>
            <w:pPr>
              <w:pStyle w:val="Normal"/>
              <w:rPr/>
            </w:pPr>
            <w:r>
              <w:rPr/>
              <w:t>Purging is enforced automatically by a scheduled deletion process. Because the managed database retains a short history window to support point-in-time recovery, deleted records remain recoverable only until that window elapses; the recovery window is configured to 1 day(s), so the maximum effective retention for any PHI record is its stated purge window plus 1 day(s). Upon termination of our agreement, all PHI is purged from the production database and its recovery history.</w:t>
            </w:r>
          </w:p>
        </w:tc>
      </w:tr>
    </w:tbl>
    <w:p>
      <w:pPr>
        <w:pStyle w:val="Normal"/>
        <w:spacing w:lineRule="auto" w:line="360" w:before="0" w:after="120"/>
        <w:rPr>
          <w:b/>
          <w:color w:val="592C81"/>
          <w:sz w:val="36"/>
          <w:szCs w:val="36"/>
        </w:rPr>
      </w:pPr>
      <w:r>
        <w:rPr>
          <w:b/>
          <w:color w:val="592C81"/>
          <w:sz w:val="36"/>
          <w:szCs w:val="36"/>
        </w:rPr>
      </w:r>
    </w:p>
    <w:p>
      <w:pPr>
        <w:pStyle w:val="Heading1"/>
        <w:rPr/>
      </w:pPr>
      <w:r>
        <w:rPr/>
        <w:t>Workflow Description</w:t>
      </w:r>
    </w:p>
    <w:p>
      <w:pPr>
        <w:pStyle w:val="Normal"/>
        <w:spacing w:lineRule="auto" w:line="276"/>
        <w:rPr>
          <w:sz w:val="22"/>
          <w:szCs w:val="22"/>
        </w:rPr>
      </w:pPr>
      <w:r>
        <w:rPr>
          <w:sz w:val="22"/>
          <w:szCs w:val="22"/>
        </w:rPr>
        <w:t>1. Provider logs into the Janus dashboard (JWT auth).</w:t>
      </w:r>
    </w:p>
    <w:p>
      <w:pPr>
        <w:pStyle w:val="Normal"/>
        <w:spacing w:lineRule="auto" w:line="276"/>
        <w:rPr>
          <w:sz w:val="22"/>
          <w:szCs w:val="22"/>
        </w:rPr>
      </w:pPr>
      <w:r>
        <w:rPr>
          <w:sz w:val="22"/>
          <w:szCs w:val="22"/>
        </w:rPr>
        <w:t>2. The app identifies the visit to document with the provider's appointment for a given patient using athenahealth appointment/encounter data.</w:t>
      </w:r>
    </w:p>
    <w:p>
      <w:pPr>
        <w:pStyle w:val="Normal"/>
        <w:spacing w:lineRule="auto" w:line="276"/>
        <w:rPr>
          <w:sz w:val="22"/>
          <w:szCs w:val="22"/>
        </w:rPr>
      </w:pPr>
      <w:r>
        <w:rPr>
          <w:sz w:val="22"/>
          <w:szCs w:val="22"/>
        </w:rPr>
        <w:t>3. During/after the visit, audio is transcribed and summarized by AI into structured note sections (HPI, Assessment &amp; Plan, Physical Exam).</w:t>
      </w:r>
    </w:p>
    <w:p>
      <w:pPr>
        <w:pStyle w:val="Normal"/>
        <w:spacing w:lineRule="auto" w:line="276"/>
        <w:rPr>
          <w:sz w:val="22"/>
          <w:szCs w:val="22"/>
        </w:rPr>
      </w:pPr>
      <w:r>
        <w:rPr>
          <w:sz w:val="22"/>
          <w:szCs w:val="22"/>
        </w:rPr>
        <w:t>4. The provider reviews and edits the generated note in the Janus UI.</w:t>
      </w:r>
    </w:p>
    <w:p>
      <w:pPr>
        <w:pStyle w:val="Normal"/>
        <w:spacing w:lineRule="auto" w:line="276"/>
        <w:rPr>
          <w:sz w:val="22"/>
          <w:szCs w:val="22"/>
        </w:rPr>
      </w:pPr>
      <w:r>
        <w:rPr>
          <w:sz w:val="22"/>
          <w:szCs w:val="22"/>
        </w:rPr>
        <w:t>5. On finalize, the app writes the approved note sections back to the corresponding athenahealth encounter.</w:t>
      </w:r>
    </w:p>
    <w:p>
      <w:pPr>
        <w:pStyle w:val="Normal"/>
        <w:spacing w:lineRule="auto" w:line="276"/>
        <w:rPr>
          <w:sz w:val="22"/>
          <w:szCs w:val="22"/>
        </w:rPr>
      </w:pPr>
      <w:r>
        <w:rPr>
          <w:sz w:val="22"/>
          <w:szCs w:val="22"/>
        </w:rPr>
        <w:t>6. The provider completes the encounter in athenaOne as usual. Workflow ends when the note is written.</w:t>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t>No SSO into athenaNet. No legacy-system data import. No bulk/large data pulls (see cadences below).</w:t>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b/>
          <w:bCs/>
          <w:sz w:val="22"/>
          <w:szCs w:val="22"/>
        </w:rPr>
      </w:pPr>
      <w:r>
        <w:rPr>
          <w:b/>
          <w:bCs/>
          <w:sz w:val="22"/>
          <w:szCs w:val="22"/>
        </w:rPr>
      </w:r>
    </w:p>
    <w:p>
      <w:pPr>
        <w:pStyle w:val="Normal"/>
        <w:spacing w:lineRule="auto" w:line="276"/>
        <w:rPr>
          <w:b/>
          <w:bCs/>
          <w:szCs w:val="22"/>
        </w:rPr>
      </w:pPr>
      <w:r>
        <w:rPr>
          <w:b/>
          <w:bCs/>
          <w:szCs w:val="22"/>
        </w:rPr>
      </w:r>
    </w:p>
    <w:p>
      <w:pPr>
        <w:pStyle w:val="Normal"/>
        <w:spacing w:lineRule="auto" w:line="276"/>
        <w:rPr>
          <w:b/>
          <w:bCs/>
          <w:szCs w:val="22"/>
        </w:rPr>
      </w:pPr>
      <w:r>
        <w:rPr>
          <w:b/>
          <w:bCs/>
          <w:szCs w:val="22"/>
        </w:rPr>
      </w:r>
      <w:r>
        <w:br w:type="page"/>
      </w:r>
    </w:p>
    <w:p>
      <w:pPr>
        <w:pStyle w:val="Heading1"/>
        <w:spacing w:before="0" w:after="300"/>
        <w:rPr/>
      </w:pPr>
      <w:r>
        <w:rPr/>
        <w:t>Workflow Graphic</w:t>
      </w:r>
    </w:p>
    <w:p>
      <w:pPr>
        <w:pStyle w:val="Heading1"/>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858000" cy="44621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858000" cy="4462145"/>
                    </a:xfrm>
                    <a:prstGeom prst="rect">
                      <a:avLst/>
                    </a:prstGeom>
                    <a:noFill/>
                  </pic:spPr>
                </pic:pic>
              </a:graphicData>
            </a:graphic>
          </wp:anchor>
        </w:drawing>
      </w:r>
      <w:r>
        <w:rPr/>
        <w:t>Use Cases</w:t>
      </w:r>
    </w:p>
    <w:p>
      <w:pPr>
        <w:pStyle w:val="Normal"/>
        <w:spacing w:lineRule="auto" w:line="276"/>
        <w:rPr/>
      </w:pPr>
      <w:r>
        <w:rPr/>
        <w:t xml:space="preserve">Please explain the solution you have designed by use case. We define a Use Case as an action or series of actions within either application that causes the exchange of information. </w:t>
      </w:r>
    </w:p>
    <w:p>
      <w:pPr>
        <w:pStyle w:val="Normal"/>
        <w:numPr>
          <w:ilvl w:val="0"/>
          <w:numId w:val="1"/>
        </w:numPr>
        <w:spacing w:lineRule="auto" w:line="276"/>
        <w:rPr/>
      </w:pPr>
      <w:r>
        <w:rPr/>
        <w:t xml:space="preserve">Please list each of the specific API endpoints you are planning to utilize and the sequence you will call to retrieve the information. Include a note on how often you will be calling these endpoints (e.g., pull appointment schedule for the next day as a nightly job). </w:t>
      </w:r>
    </w:p>
    <w:p>
      <w:pPr>
        <w:pStyle w:val="Normal"/>
        <w:numPr>
          <w:ilvl w:val="0"/>
          <w:numId w:val="1"/>
        </w:numPr>
        <w:spacing w:lineRule="auto" w:line="276"/>
        <w:rPr/>
      </w:pPr>
      <w:r>
        <w:rPr/>
        <w:t xml:space="preserve">Note that the table below is an </w:t>
      </w:r>
      <w:r>
        <w:rPr>
          <w:b/>
        </w:rPr>
        <w:t>example</w:t>
      </w:r>
      <w:r>
        <w:rPr/>
        <w:t xml:space="preserve"> of how this section should be filled out.  Feel free to add additional tables or rows.</w:t>
      </w:r>
    </w:p>
    <w:p>
      <w:pPr>
        <w:pStyle w:val="Normal"/>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tbl>
      <w:tblPr>
        <w:tblW w:w="10971"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2956"/>
        <w:gridCol w:w="2074"/>
        <w:gridCol w:w="5941"/>
      </w:tblGrid>
      <w:tr>
        <w:trPr>
          <w:trHeight w:val="765" w:hRule="atLeast"/>
        </w:trPr>
        <w:tc>
          <w:tcPr>
            <w:tcW w:w="10971" w:type="dxa"/>
            <w:gridSpan w:val="3"/>
            <w:tcBorders>
              <w:top w:val="single" w:sz="8" w:space="0" w:color="999999"/>
              <w:start w:val="single" w:sz="8" w:space="0" w:color="999999"/>
              <w:bottom w:val="single" w:sz="8" w:space="0" w:color="999999"/>
              <w:end w:val="single" w:sz="8" w:space="0" w:color="999999"/>
            </w:tcBorders>
          </w:tcPr>
          <w:p>
            <w:pPr>
              <w:pStyle w:val="Normal"/>
              <w:spacing w:lineRule="auto" w:line="276"/>
              <w:rPr>
                <w:i/>
                <w:iCs/>
                <w:sz w:val="22"/>
                <w:szCs w:val="22"/>
              </w:rPr>
            </w:pPr>
            <w:r>
              <w:rPr>
                <w:b/>
                <w:bCs/>
                <w:sz w:val="22"/>
                <w:szCs w:val="22"/>
              </w:rPr>
              <w:t>Use Case #1</w:t>
            </w:r>
            <w:r>
              <w:rPr>
                <w:color w:themeColor="text1" w:val="000000"/>
                <w:sz w:val="22"/>
                <w:szCs w:val="22"/>
              </w:rPr>
              <w:t>:</w:t>
            </w:r>
            <w:r>
              <w:rPr>
                <w:i/>
                <w:iCs/>
                <w:sz w:val="22"/>
                <w:szCs w:val="22"/>
              </w:rPr>
              <w:t xml:space="preserve"> Identify the provider's encounters to document </w:t>
            </w:r>
          </w:p>
        </w:tc>
      </w:tr>
      <w:tr>
        <w:trPr>
          <w:trHeight w:val="133"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Action</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Cadence</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 xml:space="preserve">API Endpoint </w:t>
            </w:r>
          </w:p>
        </w:tc>
      </w:tr>
      <w:tr>
        <w:trPr>
          <w:trHeight w:val="887"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 xml:space="preserve">Get booked appointments for a department (narrow window, ≤ today/next day) | On dashboard load, per provider session </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On dashboard load, per provider session</w:t>
            </w:r>
          </w:p>
        </w:tc>
        <w:tc>
          <w:tcPr>
            <w:tcW w:w="5941"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GET /v1/{practiceid}/appointments/booked?departmentid={id}&amp;startdate={d}&amp;enddate={d}</w:t>
            </w:r>
          </w:p>
        </w:tc>
      </w:tr>
      <w:tr>
        <w:trPr>
          <w:trHeight w:val="968"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List encounters for the patient to resolve the encounter to write to | On demand per patient being documented</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On demand per patient being documented</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GET /v1/{practiceid}/chart/{patientid}/encounters?departmentid={id}</w:t>
            </w:r>
          </w:p>
        </w:tc>
      </w:tr>
      <w:tr>
        <w:trPr>
          <w:trHeight w:val="908"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Resolve patient name/details</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Per patient being documented</w:t>
            </w:r>
          </w:p>
        </w:tc>
        <w:tc>
          <w:tcPr>
            <w:tcW w:w="5941"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 xml:space="preserve"> </w:t>
            </w:r>
            <w:r>
              <w:rPr>
                <w:sz w:val="22"/>
                <w:szCs w:val="22"/>
              </w:rPr>
              <w:t>GET /v1/{practiceid}/patients/{patientid}</w:t>
            </w:r>
          </w:p>
        </w:tc>
      </w:tr>
    </w:tbl>
    <w:p>
      <w:pPr>
        <w:pStyle w:val="Normal"/>
        <w:rPr>
          <w:b/>
        </w:rPr>
      </w:pPr>
      <w:r>
        <w:rPr>
          <w:b/>
        </w:rPr>
      </w:r>
    </w:p>
    <w:p>
      <w:pPr>
        <w:pStyle w:val="Normal"/>
        <w:rPr>
          <w:b/>
        </w:rPr>
      </w:pPr>
      <w:r>
        <w:rPr>
          <w:b/>
        </w:rPr>
      </w:r>
      <w:r>
        <w:br w:type="page"/>
      </w:r>
    </w:p>
    <w:tbl>
      <w:tblPr>
        <w:tblW w:w="10971"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2956"/>
        <w:gridCol w:w="2074"/>
        <w:gridCol w:w="5941"/>
      </w:tblGrid>
      <w:tr>
        <w:trPr>
          <w:trHeight w:val="765" w:hRule="atLeast"/>
        </w:trPr>
        <w:tc>
          <w:tcPr>
            <w:tcW w:w="10971" w:type="dxa"/>
            <w:gridSpan w:val="3"/>
            <w:tcBorders>
              <w:top w:val="single" w:sz="8" w:space="0" w:color="999999"/>
              <w:start w:val="single" w:sz="8" w:space="0" w:color="999999"/>
              <w:bottom w:val="single" w:sz="8" w:space="0" w:color="999999"/>
              <w:end w:val="single" w:sz="8" w:space="0" w:color="999999"/>
            </w:tcBorders>
          </w:tcPr>
          <w:p>
            <w:pPr>
              <w:pStyle w:val="Normal"/>
              <w:pageBreakBefore/>
              <w:spacing w:lineRule="auto" w:line="276" w:before="0" w:after="0"/>
              <w:rPr>
                <w:i/>
                <w:iCs/>
                <w:sz w:val="22"/>
                <w:szCs w:val="22"/>
              </w:rPr>
            </w:pPr>
            <w:r>
              <w:rPr>
                <w:b/>
                <w:bCs/>
                <w:sz w:val="22"/>
                <w:szCs w:val="22"/>
              </w:rPr>
              <w:t>Use Case #2</w:t>
            </w:r>
            <w:r>
              <w:rPr>
                <w:color w:themeColor="text1" w:val="000000"/>
                <w:sz w:val="22"/>
                <w:szCs w:val="22"/>
              </w:rPr>
              <w:t>:</w:t>
            </w:r>
            <w:r>
              <w:rPr>
                <w:i/>
                <w:iCs/>
                <w:sz w:val="22"/>
                <w:szCs w:val="22"/>
              </w:rPr>
              <w:t xml:space="preserve">  Reference data (setup / low frequency)</w:t>
            </w:r>
          </w:p>
        </w:tc>
      </w:tr>
      <w:tr>
        <w:trPr>
          <w:trHeight w:val="133"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Action</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Cadence</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 xml:space="preserve">API Endpoint </w:t>
            </w:r>
          </w:p>
        </w:tc>
      </w:tr>
      <w:tr>
        <w:trPr>
          <w:trHeight w:val="887"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List practice departments</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On setup + as needed</w:t>
            </w:r>
          </w:p>
        </w:tc>
        <w:tc>
          <w:tcPr>
            <w:tcW w:w="5941"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GET /v1/{practiceid}/departments</w:t>
            </w:r>
          </w:p>
        </w:tc>
      </w:tr>
      <w:tr>
        <w:trPr>
          <w:trHeight w:val="968"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List providers</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On setup + as needed</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GET /v1/{practiceid}/providers</w:t>
            </w:r>
          </w:p>
        </w:tc>
      </w:tr>
    </w:tbl>
    <w:p>
      <w:pPr>
        <w:pStyle w:val="Normal"/>
        <w:rPr>
          <w:sz w:val="22"/>
          <w:szCs w:val="22"/>
        </w:rPr>
      </w:pPr>
      <w:r>
        <w:rPr>
          <w:sz w:val="22"/>
          <w:szCs w:val="22"/>
        </w:rPr>
      </w:r>
    </w:p>
    <w:p>
      <w:pPr>
        <w:pStyle w:val="Normal"/>
        <w:rPr>
          <w:sz w:val="22"/>
          <w:szCs w:val="22"/>
        </w:rPr>
      </w:pPr>
      <w:r>
        <w:rPr>
          <w:sz w:val="22"/>
          <w:szCs w:val="22"/>
        </w:rPr>
      </w:r>
      <w:r>
        <w:br w:type="page"/>
      </w:r>
    </w:p>
    <w:tbl>
      <w:tblPr>
        <w:tblW w:w="10971"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2956"/>
        <w:gridCol w:w="2074"/>
        <w:gridCol w:w="5941"/>
      </w:tblGrid>
      <w:tr>
        <w:trPr>
          <w:trHeight w:val="765" w:hRule="atLeast"/>
        </w:trPr>
        <w:tc>
          <w:tcPr>
            <w:tcW w:w="10971" w:type="dxa"/>
            <w:gridSpan w:val="3"/>
            <w:tcBorders>
              <w:top w:val="single" w:sz="8" w:space="0" w:color="999999"/>
              <w:start w:val="single" w:sz="8" w:space="0" w:color="999999"/>
              <w:bottom w:val="single" w:sz="8" w:space="0" w:color="999999"/>
              <w:end w:val="single" w:sz="8" w:space="0" w:color="999999"/>
            </w:tcBorders>
          </w:tcPr>
          <w:p>
            <w:pPr>
              <w:pStyle w:val="Normal"/>
              <w:pageBreakBefore/>
              <w:spacing w:lineRule="auto" w:line="276" w:before="0" w:after="0"/>
              <w:rPr>
                <w:i/>
                <w:iCs/>
                <w:sz w:val="22"/>
                <w:szCs w:val="22"/>
              </w:rPr>
            </w:pPr>
            <w:r>
              <w:rPr>
                <w:b/>
                <w:bCs/>
                <w:sz w:val="22"/>
                <w:szCs w:val="22"/>
              </w:rPr>
              <w:t>Use Case #3</w:t>
            </w:r>
            <w:r>
              <w:rPr>
                <w:color w:themeColor="text1" w:val="000000"/>
                <w:sz w:val="22"/>
                <w:szCs w:val="22"/>
              </w:rPr>
              <w:t>:</w:t>
            </w:r>
            <w:r>
              <w:rPr>
                <w:i/>
                <w:iCs/>
                <w:sz w:val="22"/>
                <w:szCs w:val="22"/>
              </w:rPr>
              <w:t xml:space="preserve">  Write ambient-scribe encounter documentation</w:t>
            </w:r>
          </w:p>
        </w:tc>
      </w:tr>
      <w:tr>
        <w:trPr>
          <w:trHeight w:val="133"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Action</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Cadence</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276"/>
              <w:rPr>
                <w:b/>
                <w:sz w:val="22"/>
                <w:szCs w:val="22"/>
              </w:rPr>
            </w:pPr>
            <w:r>
              <w:rPr>
                <w:b/>
                <w:sz w:val="22"/>
                <w:szCs w:val="22"/>
              </w:rPr>
              <w:t xml:space="preserve">API Endpoint </w:t>
            </w:r>
          </w:p>
        </w:tc>
      </w:tr>
      <w:tr>
        <w:trPr>
          <w:trHeight w:val="887"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Write Assessment &amp; Plan (simplest — PUT only)</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On provider finalize</w:t>
            </w:r>
          </w:p>
        </w:tc>
        <w:tc>
          <w:tcPr>
            <w:tcW w:w="5941"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PUT /v1/{practiceid}/chart/encounter/{encounterid}/assessment</w:t>
            </w:r>
          </w:p>
        </w:tc>
      </w:tr>
      <w:tr>
        <w:trPr>
          <w:trHeight w:val="968"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Read HPI section (preserve existing)</w:t>
            </w:r>
          </w:p>
        </w:tc>
        <w:tc>
          <w:tcPr>
            <w:tcW w:w="2074"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On provider finalize</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GET /v1/{practiceid}/chart/encounter/{encounterid}/hpi</w:t>
            </w:r>
          </w:p>
        </w:tc>
      </w:tr>
      <w:tr>
        <w:trPr>
          <w:trHeight w:val="968" w:hRule="atLeast"/>
        </w:trPr>
        <w:tc>
          <w:tcPr>
            <w:tcW w:w="2956" w:type="dxa"/>
            <w:tcBorders>
              <w:start w:val="single" w:sz="8" w:space="0" w:color="999999"/>
              <w:bottom w:val="single" w:sz="8" w:space="0" w:color="999999"/>
              <w:end w:val="single" w:sz="8" w:space="0" w:color="999999"/>
            </w:tcBorders>
          </w:tcPr>
          <w:p>
            <w:pPr>
              <w:pStyle w:val="Normal"/>
              <w:rPr>
                <w:sz w:val="22"/>
                <w:szCs w:val="22"/>
              </w:rPr>
            </w:pPr>
            <w:r>
              <w:rPr>
                <w:sz w:val="22"/>
                <w:szCs w:val="22"/>
              </w:rPr>
              <w:t>Write History of Present Illness</w:t>
            </w:r>
          </w:p>
        </w:tc>
        <w:tc>
          <w:tcPr>
            <w:tcW w:w="2074" w:type="dxa"/>
            <w:tcBorders>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On provider finalize</w:t>
            </w:r>
          </w:p>
        </w:tc>
        <w:tc>
          <w:tcPr>
            <w:tcW w:w="5941" w:type="dxa"/>
            <w:tcBorders>
              <w:start w:val="single" w:sz="8" w:space="0" w:color="999999"/>
              <w:bottom w:val="single" w:sz="8" w:space="0" w:color="999999"/>
              <w:end w:val="single" w:sz="8" w:space="0" w:color="999999"/>
            </w:tcBorders>
          </w:tcPr>
          <w:p>
            <w:pPr>
              <w:pStyle w:val="Normal"/>
              <w:spacing w:lineRule="auto" w:line="360"/>
              <w:rPr>
                <w:sz w:val="22"/>
                <w:szCs w:val="22"/>
              </w:rPr>
            </w:pPr>
            <w:r>
              <w:rPr>
                <w:sz w:val="22"/>
                <w:szCs w:val="22"/>
              </w:rPr>
              <w:t>PUT /v1/{practiceid}/chart/encounter/{encounterid}/hpi</w:t>
            </w:r>
          </w:p>
        </w:tc>
      </w:tr>
      <w:tr>
        <w:trPr>
          <w:trHeight w:val="908"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Read Physical Exam section (preserve existing)</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Immediately before each PE write</w:t>
            </w:r>
          </w:p>
        </w:tc>
        <w:tc>
          <w:tcPr>
            <w:tcW w:w="5941"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GET /v1/{practiceid}/chart/encounter/{encounterid}/physicalexam</w:t>
            </w:r>
          </w:p>
        </w:tc>
      </w:tr>
      <w:tr>
        <w:trPr>
          <w:trHeight w:val="1109" w:hRule="atLeast"/>
        </w:trPr>
        <w:tc>
          <w:tcPr>
            <w:tcW w:w="2956"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Write Physical Exam</w:t>
            </w:r>
          </w:p>
        </w:tc>
        <w:tc>
          <w:tcPr>
            <w:tcW w:w="2074" w:type="dxa"/>
            <w:tcBorders>
              <w:top w:val="single" w:sz="8" w:space="0" w:color="999999"/>
              <w:start w:val="single" w:sz="8" w:space="0" w:color="999999"/>
              <w:bottom w:val="single" w:sz="8" w:space="0" w:color="999999"/>
              <w:end w:val="single" w:sz="8" w:space="0" w:color="999999"/>
            </w:tcBorders>
          </w:tcPr>
          <w:p>
            <w:pPr>
              <w:pStyle w:val="Normal"/>
              <w:rPr>
                <w:sz w:val="22"/>
                <w:szCs w:val="22"/>
              </w:rPr>
            </w:pPr>
            <w:r>
              <w:rPr>
                <w:sz w:val="22"/>
                <w:szCs w:val="22"/>
              </w:rPr>
              <w:t>On provider finalize</w:t>
            </w:r>
          </w:p>
        </w:tc>
        <w:tc>
          <w:tcPr>
            <w:tcW w:w="5941" w:type="dxa"/>
            <w:tcBorders>
              <w:top w:val="single" w:sz="8" w:space="0" w:color="999999"/>
              <w:start w:val="single" w:sz="8" w:space="0" w:color="999999"/>
              <w:bottom w:val="single" w:sz="8" w:space="0" w:color="999999"/>
              <w:end w:val="single" w:sz="8" w:space="0" w:color="999999"/>
            </w:tcBorders>
          </w:tcPr>
          <w:p>
            <w:pPr>
              <w:pStyle w:val="Normal"/>
              <w:spacing w:lineRule="auto" w:line="276"/>
              <w:rPr>
                <w:sz w:val="22"/>
                <w:szCs w:val="22"/>
              </w:rPr>
            </w:pPr>
            <w:r>
              <w:rPr>
                <w:sz w:val="22"/>
                <w:szCs w:val="22"/>
              </w:rPr>
              <w:t>PUT /v1/{practiceid}/chart/encounter/{encounterid}/physicalexam</w:t>
            </w:r>
          </w:p>
        </w:tc>
      </w:tr>
    </w:tbl>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r>
        <w:br w:type="page"/>
      </w:r>
    </w:p>
    <w:p>
      <w:pPr>
        <w:pStyle w:val="Normal"/>
        <w:spacing w:before="0" w:after="0"/>
        <w:rPr>
          <w:b/>
          <w:bCs/>
          <w:sz w:val="22"/>
          <w:szCs w:val="22"/>
        </w:rPr>
      </w:pPr>
      <w:r>
        <w:rPr>
          <w:b/>
          <w:bCs/>
          <w:sz w:val="22"/>
          <w:szCs w:val="22"/>
        </w:rPr>
        <w:t xml:space="preserve">The following Go-Live Authorization section should not be completed or executed until this Tech Spec has been completed and after your integration passes Solution Validation as performed by athenahealth.  Your integration will not be granted production athenaOne access until this section is completed. </w:t>
      </w:r>
    </w:p>
    <w:p>
      <w:pPr>
        <w:pStyle w:val="Normal"/>
        <w:rPr>
          <w:b/>
          <w:bCs/>
          <w:sz w:val="22"/>
          <w:szCs w:val="22"/>
        </w:rPr>
      </w:pPr>
      <w:r>
        <w:rPr>
          <w:b/>
          <w:bCs/>
          <w:sz w:val="22"/>
          <w:szCs w:val="22"/>
        </w:rPr>
      </w:r>
    </w:p>
    <w:p>
      <w:pPr>
        <w:pStyle w:val="Heading1"/>
        <w:rPr/>
      </w:pPr>
      <w:r>
        <w:rPr/>
        <w:t>Go-Live Authorization</w:t>
      </w:r>
    </w:p>
    <w:p>
      <w:pPr>
        <w:pStyle w:val="Normal"/>
        <w:spacing w:before="0" w:after="240"/>
        <w:rPr>
          <w:sz w:val="22"/>
          <w:szCs w:val="22"/>
        </w:rPr>
      </w:pPr>
      <w:r>
        <w:rPr>
          <w:sz w:val="22"/>
          <w:szCs w:val="22"/>
        </w:rPr>
        <w:t>Reference is made to the athenahealth Services Agreement, athenahealth Master Services Agreement, or similar agreement entered into by and between athenahealth, Inc. (“Athena”) and the client set forth on the signature page below (“Client”, “you” or “your”) in connection with Client’s purchase of athenaOne services (the “Agreement”). In order to grant the integration described herein (the “Integration”) access to your athenaOne production environment, you must attest to the completeness and accuracy of this Technical Specification to represent the Integration and that you have satisfactorily tested the functionality of the Integration by execution of this Go Live Authorization Form.  Client has obtained or will obtain all consents, licenses, and waivers and has fulfilled all legal obligations that are necessary to allow Athena enable the Integration in production athenaOne.  If you have identified any third party as assisting in the development or implementation of the Integration or otherwise accessing or using your application, you authorize Athena to make its APIs available to such third party and acknowledge that such third party will have access to Client Data via the APIs.  You are responsible for ensuring that such third party complies with the terms of the Agreement.</w:t>
      </w:r>
    </w:p>
    <w:p>
      <w:pPr>
        <w:pStyle w:val="Normal"/>
        <w:spacing w:before="0" w:after="240"/>
        <w:rPr>
          <w:sz w:val="22"/>
          <w:szCs w:val="22"/>
        </w:rPr>
      </w:pPr>
      <w:r>
        <w:rPr>
          <w:sz w:val="22"/>
          <w:szCs w:val="22"/>
        </w:rPr>
        <w:t>Upon receipt of this signed form, Athena requires a minimum of 2 business days to grant your Integration access to your athenaOne Production environment.</w:t>
      </w:r>
    </w:p>
    <w:p>
      <w:pPr>
        <w:pStyle w:val="Normal"/>
        <w:rPr>
          <w:sz w:val="22"/>
          <w:szCs w:val="22"/>
        </w:rPr>
      </w:pPr>
      <w:r>
        <w:rPr>
          <w:sz w:val="22"/>
          <w:szCs w:val="22"/>
        </w:rPr>
        <w:t>The terms of this Go Live Authorization Form are hereby incorporated into the Agreement and shall become effective upon Client’s signature below.  By signing below, Client acknowledges that it is satisfied with the functionality of the Integration and Client authorizes Athena to enable such Integration to be deployed to athenaOne production.</w:t>
      </w:r>
    </w:p>
    <w:p>
      <w:pPr>
        <w:pStyle w:val="Normal"/>
        <w:rPr>
          <w:sz w:val="22"/>
          <w:szCs w:val="22"/>
        </w:rPr>
      </w:pPr>
      <w:r>
        <w:rPr>
          <w:sz w:val="22"/>
          <w:szCs w:val="22"/>
        </w:rPr>
      </w:r>
    </w:p>
    <w:p>
      <w:pPr>
        <w:pStyle w:val="Normal"/>
        <w:rPr>
          <w:rFonts w:ascii="Century Gothic" w:hAnsi="Century Gothic"/>
          <w:szCs w:val="18"/>
        </w:rPr>
      </w:pPr>
      <w:r>
        <w:rPr>
          <w:rFonts w:ascii="Century Gothic" w:hAnsi="Century Gothic"/>
          <w:szCs w:val="18"/>
        </w:rPr>
      </w:r>
    </w:p>
    <w:p>
      <w:pPr>
        <w:pStyle w:val="Normal"/>
        <w:rPr>
          <w:rFonts w:ascii="Century Gothic" w:hAnsi="Century Gothic"/>
          <w:szCs w:val="18"/>
        </w:rPr>
      </w:pPr>
      <w:r>
        <w:rPr>
          <w:rFonts w:ascii="Century Gothic" w:hAnsi="Century Gothic"/>
          <w:szCs w:val="18"/>
        </w:rPr>
      </w:r>
    </w:p>
    <w:p>
      <w:pPr>
        <w:pStyle w:val="Normal"/>
        <w:spacing w:lineRule="auto" w:line="360"/>
        <w:rPr>
          <w:rFonts w:ascii="Century Gothic" w:hAnsi="Century Gothic"/>
          <w:szCs w:val="18"/>
        </w:rPr>
      </w:pPr>
      <w:r>
        <w:rPr>
          <w:rFonts w:ascii="Century Gothic" w:hAnsi="Century Gothic"/>
          <w:szCs w:val="18"/>
        </w:rPr>
        <w:t>By: _________________________________________</w:t>
      </w:r>
    </w:p>
    <w:p>
      <w:pPr>
        <w:pStyle w:val="Normal"/>
        <w:spacing w:lineRule="auto" w:line="360"/>
        <w:rPr>
          <w:rFonts w:ascii="Century Gothic" w:hAnsi="Century Gothic"/>
          <w:szCs w:val="18"/>
        </w:rPr>
      </w:pPr>
      <w:r>
        <w:rPr>
          <w:rFonts w:ascii="Century Gothic" w:hAnsi="Century Gothic"/>
          <w:szCs w:val="18"/>
        </w:rPr>
        <w:t xml:space="preserve">Print Name: </w:t>
      </w:r>
      <w:r>
        <w:fldChar w:fldCharType="begin">
          <w:ffData>
            <w:name w:val="Text1"/>
            <w:enabled/>
            <w:calcOnExit w:val="0"/>
            <w:textInput/>
          </w:ffData>
        </w:fldChar>
      </w:r>
      <w:r>
        <w:rPr>
          <w:rFonts w:ascii="Century Gothic" w:hAnsi="Century Gothic"/>
          <w:szCs w:val="18"/>
        </w:rPr>
        <w:instrText xml:space="preserve"> FORMTEXT </w:instrText>
      </w:r>
      <w:r>
        <w:rPr>
          <w:rFonts w:ascii="Century Gothic" w:hAnsi="Century Gothic"/>
          <w:szCs w:val="18"/>
        </w:rPr>
      </w:r>
      <w:r>
        <w:rPr>
          <w:rFonts w:ascii="Century Gothic" w:hAnsi="Century Gothic"/>
          <w:szCs w:val="18"/>
        </w:rPr>
        <w:fldChar w:fldCharType="separate"/>
      </w:r>
      <w:r>
        <w:rPr>
          <w:rFonts w:ascii="Century Gothic" w:hAnsi="Century Gothic"/>
          <w:szCs w:val="18"/>
        </w:rPr>
        <w:t>Andrew Barilla</w:t>
      </w:r>
      <w:r/>
      <w:r>
        <w:rPr>
          <w:rFonts w:ascii="Century Gothic" w:hAnsi="Century Gothic"/>
          <w:szCs w:val="18"/>
        </w:rPr>
        <w:fldChar w:fldCharType="end"/>
      </w:r>
      <w:r>
        <w:rPr>
          <w:rFonts w:ascii="Century Gothic" w:hAnsi="Century Gothic"/>
          <w:szCs w:val="18"/>
        </w:rPr>
      </w:r>
    </w:p>
    <w:p>
      <w:pPr>
        <w:pStyle w:val="Normal"/>
        <w:spacing w:lineRule="auto" w:line="360"/>
        <w:rPr>
          <w:rFonts w:ascii="Century Gothic" w:hAnsi="Century Gothic"/>
          <w:szCs w:val="18"/>
        </w:rPr>
      </w:pPr>
      <w:r>
        <w:rPr>
          <w:rFonts w:ascii="Century Gothic" w:hAnsi="Century Gothic"/>
          <w:szCs w:val="18"/>
        </w:rPr>
        <w:t xml:space="preserve">Position: </w:t>
      </w:r>
      <w:r>
        <w:fldChar w:fldCharType="begin">
          <w:ffData>
            <w:name w:val="Text2"/>
            <w:enabled/>
            <w:calcOnExit w:val="0"/>
            <w:textInput/>
          </w:ffData>
        </w:fldChar>
      </w:r>
      <w:r>
        <w:rPr>
          <w:rFonts w:ascii="Century Gothic" w:hAnsi="Century Gothic"/>
          <w:szCs w:val="18"/>
        </w:rPr>
        <w:instrText xml:space="preserve"> FORMTEXT </w:instrText>
      </w:r>
      <w:r>
        <w:rPr>
          <w:rFonts w:ascii="Century Gothic" w:hAnsi="Century Gothic"/>
          <w:szCs w:val="18"/>
        </w:rPr>
      </w:r>
      <w:r>
        <w:rPr>
          <w:rFonts w:ascii="Century Gothic" w:hAnsi="Century Gothic"/>
          <w:szCs w:val="18"/>
        </w:rPr>
        <w:fldChar w:fldCharType="separate"/>
      </w:r>
      <w:r>
        <w:rPr>
          <w:rFonts w:ascii="Century Gothic" w:hAnsi="Century Gothic"/>
          <w:szCs w:val="18"/>
        </w:rPr>
        <w:t>CTO</w:t>
      </w:r>
      <w:r/>
      <w:r>
        <w:rPr>
          <w:rFonts w:ascii="Century Gothic" w:hAnsi="Century Gothic"/>
          <w:szCs w:val="18"/>
        </w:rPr>
        <w:fldChar w:fldCharType="end"/>
      </w:r>
      <w:r>
        <w:rPr>
          <w:rFonts w:ascii="Century Gothic" w:hAnsi="Century Gothic"/>
          <w:szCs w:val="18"/>
        </w:rPr>
      </w:r>
    </w:p>
    <w:p>
      <w:pPr>
        <w:pStyle w:val="Normal"/>
        <w:spacing w:lineRule="auto" w:line="360"/>
        <w:rPr>
          <w:rFonts w:ascii="Century Gothic" w:hAnsi="Century Gothic"/>
          <w:szCs w:val="18"/>
        </w:rPr>
      </w:pPr>
      <w:r>
        <w:rPr>
          <w:rFonts w:ascii="Century Gothic" w:hAnsi="Century Gothic"/>
          <w:szCs w:val="18"/>
        </w:rPr>
        <w:t xml:space="preserve">Date: </w:t>
      </w:r>
      <w:r>
        <w:fldChar w:fldCharType="begin">
          <w:ffData>
            <w:name w:val="Text5"/>
            <w:enabled/>
            <w:calcOnExit w:val="0"/>
            <w:textInput/>
          </w:ffData>
        </w:fldChar>
      </w:r>
      <w:r>
        <w:rPr>
          <w:rFonts w:ascii="Century Gothic" w:hAnsi="Century Gothic"/>
          <w:szCs w:val="18"/>
        </w:rPr>
        <w:instrText xml:space="preserve"> FORMTEXT </w:instrText>
      </w:r>
      <w:r>
        <w:rPr>
          <w:rFonts w:ascii="Century Gothic" w:hAnsi="Century Gothic"/>
          <w:szCs w:val="18"/>
        </w:rPr>
      </w:r>
      <w:r>
        <w:rPr>
          <w:rFonts w:ascii="Century Gothic" w:hAnsi="Century Gothic"/>
          <w:szCs w:val="18"/>
        </w:rPr>
        <w:fldChar w:fldCharType="separate"/>
      </w:r>
      <w:r>
        <w:rPr>
          <w:rFonts w:ascii="Century Gothic" w:hAnsi="Century Gothic"/>
          <w:szCs w:val="18"/>
        </w:rPr>
        <w:t>Jun 1, 2026</w:t>
      </w:r>
      <w:r/>
      <w:r>
        <w:rPr>
          <w:rFonts w:ascii="Century Gothic" w:hAnsi="Century Gothic"/>
          <w:szCs w:val="18"/>
        </w:rPr>
        <w:fldChar w:fldCharType="end"/>
      </w:r>
      <w:r>
        <w:rPr>
          <w:rFonts w:ascii="Century Gothic" w:hAnsi="Century Gothic"/>
          <w:szCs w:val="18"/>
        </w:rPr>
      </w:r>
    </w:p>
    <w:p>
      <w:pPr>
        <w:pStyle w:val="Normal"/>
        <w:rPr>
          <w:b/>
          <w:bCs/>
          <w:sz w:val="22"/>
          <w:szCs w:val="22"/>
        </w:rPr>
      </w:pPr>
      <w:r>
        <w:rPr>
          <w:b/>
          <w:bCs/>
          <w:sz w:val="22"/>
          <w:szCs w:val="22"/>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720" w:right="720" w:gutter="0" w:header="547" w:top="1170" w:footer="432" w:bottom="720"/>
      <w:pgNumType w:start="1"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entury Gothic">
    <w:charset w:val="01" w:characterSet="utf-8"/>
    <w:family w:val="swiss"/>
    <w:pitch w:val="variable"/>
  </w:font>
  <w:font w:name="Source Sans Pro">
    <w:charset w:val="01" w:characterSet="utf-8"/>
    <w:family w:val="swiss"/>
    <w:pitch w:val="variable"/>
  </w:font>
  <w:font w:name="PT Serif">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Noto Sans Symbols">
    <w:charset w:val="01"/>
    <w:family w:val="swiss"/>
    <w:pitch w:val="variable"/>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4585097"/>
      <w:docPartObj>
        <w:docPartGallery w:val="Page Numbers (Bottom of Page)"/>
        <w:docPartUnique w:val="true"/>
      </w:docPartObj>
    </w:sdtPr>
    <w:sdtContent>
      <w:p>
        <w:pPr>
          <w:pStyle w:val="Footer"/>
          <w:rPr/>
        </w:pPr>
        <w:r>
          <w:rPr/>
          <w:drawing>
            <wp:anchor distT="0" distB="0" distL="0" distR="0" simplePos="0" relativeHeight="10" behindDoc="1" locked="0" layoutInCell="0" allowOverlap="1">
              <wp:simplePos x="0" y="0"/>
              <wp:positionH relativeFrom="margin">
                <wp:posOffset>2523490</wp:posOffset>
              </wp:positionH>
              <wp:positionV relativeFrom="bottomMargin">
                <wp:posOffset>57150</wp:posOffset>
              </wp:positionV>
              <wp:extent cx="1810385" cy="246380"/>
              <wp:effectExtent l="0" t="0" r="0" b="0"/>
              <wp:wrapNone/>
              <wp:docPr id="3" name="Image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Logo&#10;&#10;Description automatically generated"/>
                      <pic:cNvPicPr>
                        <a:picLocks noChangeAspect="1" noChangeArrowheads="1"/>
                      </pic:cNvPicPr>
                    </pic:nvPicPr>
                    <pic:blipFill>
                      <a:blip r:embed="rId1"/>
                      <a:stretch>
                        <a:fillRect/>
                      </a:stretch>
                    </pic:blipFill>
                    <pic:spPr bwMode="auto">
                      <a:xfrm>
                        <a:off x="0" y="0"/>
                        <a:ext cx="1810385" cy="246380"/>
                      </a:xfrm>
                      <a:prstGeom prst="rect">
                        <a:avLst/>
                      </a:prstGeom>
                      <a:noFill/>
                    </pic:spPr>
                  </pic:pic>
                </a:graphicData>
              </a:graphic>
            </wp:anchor>
          </w:drawing>
        </w:r>
      </w:p>
      <w:p>
        <w:pPr>
          <w:pStyle w:val="Footer"/>
          <w:jc w:val="end"/>
          <w:rPr>
            <w:color w:themeColor="text1" w:themeTint="80" w:val="7F7F7F"/>
            <w:sz w:val="18"/>
            <w:szCs w:val="18"/>
          </w:rPr>
        </w:pPr>
        <w:r>
          <w:rPr>
            <w:color w:themeColor="text1" w:themeTint="80" w:val="7F7F7F"/>
            <w:sz w:val="18"/>
            <w:szCs w:val="18"/>
          </w:rPr>
          <w:fldChar w:fldCharType="begin"/>
        </w:r>
        <w:r>
          <w:rPr>
            <w:color w:themeColor="text1" w:themeTint="80" w:val="7F7F7F"/>
            <w:sz w:val="18"/>
            <w:szCs w:val="18"/>
          </w:rPr>
          <w:instrText xml:space="preserve"> PAGE </w:instrText>
        </w:r>
        <w:r>
          <w:rPr>
            <w:color w:themeColor="text1" w:themeTint="80" w:val="7F7F7F"/>
            <w:sz w:val="18"/>
            <w:szCs w:val="18"/>
          </w:rPr>
          <w:fldChar w:fldCharType="separate"/>
        </w:r>
        <w:r>
          <w:rPr>
            <w:color w:themeColor="text1" w:themeTint="80" w:val="7F7F7F"/>
            <w:sz w:val="18"/>
            <w:szCs w:val="18"/>
          </w:rPr>
          <w:t>9</w:t>
        </w:r>
        <w:r>
          <w:rPr>
            <w:color w:themeColor="text1" w:themeTint="80" w:val="7F7F7F"/>
            <w:sz w:val="18"/>
            <w:szCs w:val="18"/>
          </w:rPr>
          <w:fldChar w:fldCharType="end"/>
        </w:r>
      </w:p>
      <w:p>
        <w:pPr>
          <w:pStyle w:val="Footer"/>
          <w:jc w:val="center"/>
          <w:rPr>
            <w:color w:themeColor="background1" w:themeShade="80" w:val="808080"/>
            <w:sz w:val="18"/>
            <w:szCs w:val="18"/>
          </w:rPr>
        </w:pPr>
        <w:r>
          <w:rPr>
            <w:color w:themeColor="background1" w:themeShade="80" w:val="808080"/>
            <w:sz w:val="18"/>
            <w:szCs w:val="18"/>
          </w:rPr>
        </w:r>
      </w:p>
      <w:p>
        <w:pPr>
          <w:pStyle w:val="Footer"/>
          <w:jc w:val="center"/>
          <w:rPr>
            <w:color w:themeColor="background1" w:themeShade="80" w:val="808080"/>
            <w:sz w:val="16"/>
            <w:szCs w:val="16"/>
          </w:rPr>
        </w:pPr>
        <w:r>
          <w:rPr>
            <w:color w:themeColor="background1" w:themeShade="80" w:val="808080"/>
            <w:sz w:val="16"/>
            <w:szCs w:val="16"/>
          </w:rPr>
          <w:t>Boston Landing,  80 Guest St, Boston, MA 02135</w:t>
        </w:r>
        <w:r>
          <w:rPr>
            <w:rStyle w:val="apple-converted-space"/>
            <w:color w:themeColor="background1" w:themeShade="80" w:val="808080"/>
            <w:sz w:val="16"/>
            <w:szCs w:val="16"/>
          </w:rPr>
          <w:t> </w:t>
        </w:r>
        <w:r>
          <w:rPr>
            <w:color w:themeColor="background1" w:themeShade="80" w:val="808080"/>
            <w:sz w:val="16"/>
            <w:szCs w:val="16"/>
          </w:rPr>
          <w:t>•</w:t>
        </w:r>
        <w:r>
          <w:rPr>
            <w:rStyle w:val="apple-converted-space"/>
            <w:color w:themeColor="background1" w:themeShade="80" w:val="808080"/>
            <w:sz w:val="16"/>
            <w:szCs w:val="16"/>
          </w:rPr>
          <w:t xml:space="preserve"> </w:t>
        </w:r>
        <w:r>
          <w:rPr>
            <w:color w:themeColor="background1" w:themeShade="80" w:val="808080"/>
            <w:sz w:val="16"/>
            <w:szCs w:val="16"/>
          </w:rPr>
          <w:t>617.402.1000</w:t>
        </w:r>
        <w:r>
          <w:rPr>
            <w:rStyle w:val="apple-converted-space"/>
            <w:color w:themeColor="background1" w:themeShade="80" w:val="808080"/>
            <w:sz w:val="16"/>
            <w:szCs w:val="16"/>
          </w:rPr>
          <w:t xml:space="preserve"> </w:t>
        </w:r>
        <w:r>
          <w:rPr>
            <w:color w:themeColor="background1" w:themeShade="80" w:val="808080"/>
            <w:sz w:val="16"/>
            <w:szCs w:val="16"/>
          </w:rPr>
          <w:t>•</w:t>
        </w:r>
        <w:r>
          <w:rPr>
            <w:rStyle w:val="apple-converted-space"/>
            <w:color w:themeColor="background1" w:themeShade="80" w:val="808080"/>
            <w:sz w:val="16"/>
            <w:szCs w:val="16"/>
          </w:rPr>
          <w:t> </w:t>
        </w:r>
        <w:r>
          <w:rPr>
            <w:color w:themeColor="background1" w:themeShade="80" w:val="808080"/>
            <w:sz w:val="16"/>
            <w:szCs w:val="16"/>
          </w:rPr>
          <w:t>athenahealth.com</w:t>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09322889"/>
      <w:docPartObj>
        <w:docPartGallery w:val="Page Numbers (Bottom of Page)"/>
        <w:docPartUnique w:val="true"/>
      </w:docPartObj>
    </w:sdtPr>
    <w:sdtContent>
      <w:p>
        <w:pPr>
          <w:pStyle w:val="Footer"/>
          <w:jc w:val="center"/>
          <w:rPr>
            <w:color w:themeColor="background1" w:themeShade="80" w:val="808080"/>
            <w:sz w:val="16"/>
            <w:szCs w:val="16"/>
          </w:rPr>
        </w:pPr>
        <w:bookmarkStart w:id="1" w:name="_Hlk83707077"/>
        <w:bookmarkStart w:id="2" w:name="_Hlk83707076"/>
        <w:r>
          <w:rPr>
            <w:color w:themeColor="background1" w:themeShade="80" w:val="808080"/>
            <w:sz w:val="16"/>
            <w:szCs w:val="16"/>
          </w:rPr>
          <w:t>Boston Landing,  80 Guest St, Boston, MA 02135</w:t>
        </w:r>
        <w:r>
          <w:rPr>
            <w:rStyle w:val="apple-converted-space"/>
            <w:color w:themeColor="background1" w:themeShade="80" w:val="808080"/>
            <w:sz w:val="16"/>
            <w:szCs w:val="16"/>
          </w:rPr>
          <w:t> </w:t>
        </w:r>
        <w:r>
          <w:rPr>
            <w:color w:themeColor="background1" w:themeShade="80" w:val="808080"/>
            <w:sz w:val="16"/>
            <w:szCs w:val="16"/>
          </w:rPr>
          <w:t>•</w:t>
        </w:r>
        <w:r>
          <w:rPr>
            <w:rStyle w:val="apple-converted-space"/>
            <w:color w:themeColor="background1" w:themeShade="80" w:val="808080"/>
            <w:sz w:val="16"/>
            <w:szCs w:val="16"/>
          </w:rPr>
          <w:t xml:space="preserve"> </w:t>
        </w:r>
        <w:r>
          <w:rPr>
            <w:color w:themeColor="background1" w:themeShade="80" w:val="808080"/>
            <w:sz w:val="16"/>
            <w:szCs w:val="16"/>
          </w:rPr>
          <w:t>617.402.1000</w:t>
        </w:r>
        <w:r>
          <w:rPr>
            <w:rStyle w:val="apple-converted-space"/>
            <w:color w:themeColor="background1" w:themeShade="80" w:val="808080"/>
            <w:sz w:val="16"/>
            <w:szCs w:val="16"/>
          </w:rPr>
          <w:t xml:space="preserve"> </w:t>
        </w:r>
        <w:r>
          <w:rPr>
            <w:color w:themeColor="background1" w:themeShade="80" w:val="808080"/>
            <w:sz w:val="16"/>
            <w:szCs w:val="16"/>
          </w:rPr>
          <w:t>•</w:t>
        </w:r>
        <w:r>
          <w:rPr>
            <w:rStyle w:val="apple-converted-space"/>
            <w:color w:themeColor="background1" w:themeShade="80" w:val="808080"/>
            <w:sz w:val="16"/>
            <w:szCs w:val="16"/>
          </w:rPr>
          <w:t> </w:t>
        </w:r>
        <w:r>
          <w:rPr>
            <w:color w:themeColor="background1" w:themeShade="80" w:val="808080"/>
            <w:sz w:val="16"/>
            <w:szCs w:val="16"/>
          </w:rPr>
          <w:t>athenahealth.com</w:t>
        </w:r>
        <w:bookmarkEnd w:id="1"/>
        <w:bookmarkEnd w:id="2"/>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rPr>
        <w:b/>
        <w:color w:val="592C81"/>
        <w:sz w:val="36"/>
        <w:szCs w:val="36"/>
      </w:rPr>
    </w:pPr>
    <w:r>
      <w:rPr>
        <w:rFonts w:ascii="PT Serif" w:hAnsi="PT Serif"/>
        <w:b/>
        <w:bCs/>
        <w:color w:val="4E2D82"/>
        <w:sz w:val="32"/>
        <w:szCs w:val="32"/>
      </w:rPr>
      <w:t>API Technical Specification</w:t>
    </w:r>
  </w:p>
  <w:p>
    <w:pPr>
      <w:pStyle w:val="Normal"/>
      <w:tabs>
        <w:tab w:val="clear" w:pos="720"/>
        <w:tab w:val="center" w:pos="4680" w:leader="none"/>
        <w:tab w:val="right" w:pos="9360" w:leader="none"/>
      </w:tabs>
      <w:rPr>
        <w:rFonts w:ascii="Calibri" w:hAnsi="Calibri" w:eastAsia="Calibri" w:cs="Calibri"/>
        <w:sz w:val="22"/>
        <w:szCs w:val="22"/>
      </w:rPr>
    </w:pPr>
    <w:r>
      <w:rPr>
        <w:rFonts w:eastAsia="Calibri" w:cs="Calibri" w:ascii="Calibri" w:hAnsi="Calibri"/>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margin">
            <wp:align>center</wp:align>
          </wp:positionH>
          <wp:positionV relativeFrom="page">
            <wp:posOffset>347345</wp:posOffset>
          </wp:positionV>
          <wp:extent cx="1810385" cy="247015"/>
          <wp:effectExtent l="0" t="0" r="0" b="0"/>
          <wp:wrapNone/>
          <wp:docPr id="2"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Logo&#10;&#10;Description automatically generated"/>
                  <pic:cNvPicPr>
                    <a:picLocks noChangeAspect="1" noChangeArrowheads="1"/>
                  </pic:cNvPicPr>
                </pic:nvPicPr>
                <pic:blipFill>
                  <a:blip r:embed="rId1"/>
                  <a:stretch>
                    <a:fillRect/>
                  </a:stretch>
                </pic:blipFill>
                <pic:spPr bwMode="auto">
                  <a:xfrm>
                    <a:off x="0" y="0"/>
                    <a:ext cx="1810385" cy="2470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color w:themeColor="text1" w:val="00000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ocumentProtection w:edit="forms" w:enforcement="0" w:formatting="1" w:cryptProviderType="rsaAES" w:cryptAlgorithmClass="hash" w:cryptAlgorithmType="typeAny" w:cryptSpinCount="0" w:hash="" w:salt=""/>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Century Gothic"/>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2131"/>
    <w:pPr>
      <w:widowControl/>
      <w:suppressAutoHyphens w:val="true"/>
      <w:bidi w:val="0"/>
      <w:spacing w:before="0" w:after="0"/>
      <w:jc w:val="start"/>
    </w:pPr>
    <w:rPr>
      <w:rFonts w:ascii="Source Sans Pro" w:hAnsi="Source Sans Pro" w:eastAsia="Century Gothic" w:cs="Century Gothic"/>
      <w:color w:val="auto"/>
      <w:kern w:val="0"/>
      <w:sz w:val="20"/>
      <w:szCs w:val="20"/>
      <w:lang w:val="en-US" w:eastAsia="en-US" w:bidi="ar-SA"/>
    </w:rPr>
  </w:style>
  <w:style w:type="paragraph" w:styleId="Heading1">
    <w:name w:val="heading 1"/>
    <w:basedOn w:val="Normal"/>
    <w:next w:val="Normal"/>
    <w:uiPriority w:val="9"/>
    <w:qFormat/>
    <w:rsid w:val="00eb0ade"/>
    <w:pPr>
      <w:keepNext w:val="true"/>
      <w:keepLines/>
      <w:spacing w:before="0" w:after="300"/>
      <w:outlineLvl w:val="0"/>
    </w:pPr>
    <w:rPr>
      <w:rFonts w:ascii="PT Serif" w:hAnsi="PT Serif"/>
      <w:b/>
      <w:color w:themeColor="text2" w:val="4E2D82"/>
      <w:sz w:val="32"/>
      <w:szCs w:val="36"/>
    </w:rPr>
  </w:style>
  <w:style w:type="paragraph" w:styleId="Heading2">
    <w:name w:val="heading 2"/>
    <w:basedOn w:val="Normal"/>
    <w:next w:val="Normal"/>
    <w:uiPriority w:val="9"/>
    <w:unhideWhenUsed/>
    <w:qFormat/>
    <w:rsid w:val="00eb0ade"/>
    <w:pPr>
      <w:keepNext w:val="true"/>
      <w:keepLines/>
      <w:spacing w:before="360" w:after="80"/>
      <w:outlineLvl w:val="1"/>
    </w:pPr>
    <w:rPr>
      <w:rFonts w:ascii="PT Serif" w:hAnsi="PT Serif"/>
      <w:b/>
      <w:color w:themeColor="text1" w:themeTint="80" w:val="7F7F7F"/>
      <w:sz w:val="2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e20b42"/>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f87548"/>
    <w:rPr>
      <w:b/>
      <w:bCs/>
    </w:rPr>
  </w:style>
  <w:style w:type="character" w:styleId="UnresolvedMention">
    <w:name w:val="Unresolved Mention"/>
    <w:basedOn w:val="DefaultParagraphFont"/>
    <w:uiPriority w:val="99"/>
    <w:unhideWhenUsed/>
    <w:qFormat/>
    <w:rsid w:val="005718f7"/>
    <w:rPr>
      <w:color w:val="605E5C"/>
      <w:shd w:fill="E1DFDD" w:val="clear"/>
    </w:rPr>
  </w:style>
  <w:style w:type="character" w:styleId="Mention">
    <w:name w:val="Mention"/>
    <w:basedOn w:val="DefaultParagraphFont"/>
    <w:uiPriority w:val="99"/>
    <w:unhideWhenUsed/>
    <w:qFormat/>
    <w:rsid w:val="005718f7"/>
    <w:rPr>
      <w:color w:val="2B579A"/>
      <w:shd w:fill="E1DFDD" w:val="clear"/>
    </w:rPr>
  </w:style>
  <w:style w:type="character" w:styleId="HeaderChar" w:customStyle="1">
    <w:name w:val="Header Char"/>
    <w:basedOn w:val="DefaultParagraphFont"/>
    <w:link w:val="Header"/>
    <w:uiPriority w:val="99"/>
    <w:qFormat/>
    <w:rsid w:val="00ce017f"/>
    <w:rPr/>
  </w:style>
  <w:style w:type="character" w:styleId="FooterChar" w:customStyle="1">
    <w:name w:val="Footer Char"/>
    <w:basedOn w:val="DefaultParagraphFont"/>
    <w:link w:val="Footer"/>
    <w:uiPriority w:val="99"/>
    <w:qFormat/>
    <w:rsid w:val="00ce017f"/>
    <w:rPr/>
  </w:style>
  <w:style w:type="character" w:styleId="Hyperlink">
    <w:name w:val="Hyperlink"/>
    <w:basedOn w:val="DefaultParagraphFont"/>
    <w:uiPriority w:val="99"/>
    <w:unhideWhenUsed/>
    <w:rsid w:val="00ed7e68"/>
    <w:rPr>
      <w:color w:themeColor="hyperlink" w:val="4E2D82"/>
      <w:u w:val="single"/>
    </w:rPr>
  </w:style>
  <w:style w:type="character" w:styleId="FollowedHyperlink">
    <w:name w:val="FollowedHyperlink"/>
    <w:basedOn w:val="DefaultParagraphFont"/>
    <w:uiPriority w:val="99"/>
    <w:semiHidden/>
    <w:unhideWhenUsed/>
    <w:rsid w:val="000d65e7"/>
    <w:rPr>
      <w:color w:themeColor="followedHyperlink" w:val="0466B4"/>
      <w:u w:val="single"/>
    </w:rPr>
  </w:style>
  <w:style w:type="character" w:styleId="apple-converted-space" w:customStyle="1">
    <w:name w:val="apple-converted-space"/>
    <w:basedOn w:val="DefaultParagraphFont"/>
    <w:qFormat/>
    <w:rsid w:val="00262131"/>
    <w:rPr/>
  </w:style>
  <w:style w:type="character" w:styleId="PlaceholderText">
    <w:name w:val="Placeholder Text"/>
    <w:basedOn w:val="DefaultParagraphFont"/>
    <w:uiPriority w:val="99"/>
    <w:semiHidden/>
    <w:qFormat/>
    <w:rsid w:val="00512587"/>
    <w:rPr>
      <w:color w:val="80808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unhideWhenUsed/>
    <w:pPr/>
    <w:rPr/>
  </w:style>
  <w:style w:type="paragraph" w:styleId="BalloonText">
    <w:name w:val="Balloon Text"/>
    <w:basedOn w:val="Normal"/>
    <w:link w:val="BalloonTextChar"/>
    <w:uiPriority w:val="99"/>
    <w:semiHidden/>
    <w:unhideWhenUsed/>
    <w:qFormat/>
    <w:rsid w:val="00e20b42"/>
    <w:pPr/>
    <w:rPr>
      <w:rFonts w:ascii="Segoe UI" w:hAnsi="Segoe UI" w:cs="Segoe UI"/>
      <w:sz w:val="18"/>
      <w:szCs w:val="18"/>
    </w:rPr>
  </w:style>
  <w:style w:type="paragraph" w:styleId="annotationsubject">
    <w:name w:val="annotation subject"/>
    <w:basedOn w:val="CommentText"/>
    <w:next w:val="CommentText"/>
    <w:link w:val="CommentSubjectChar"/>
    <w:uiPriority w:val="99"/>
    <w:semiHidden/>
    <w:unhideWhenUsed/>
    <w:qFormat/>
    <w:rsid w:val="00f87548"/>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ce017f"/>
    <w:pPr>
      <w:tabs>
        <w:tab w:val="clear" w:pos="720"/>
        <w:tab w:val="center" w:pos="4680" w:leader="none"/>
        <w:tab w:val="right" w:pos="9360" w:leader="none"/>
      </w:tabs>
    </w:pPr>
    <w:rPr/>
  </w:style>
  <w:style w:type="paragraph" w:styleId="Footer">
    <w:name w:val="footer"/>
    <w:basedOn w:val="Normal"/>
    <w:link w:val="FooterChar"/>
    <w:uiPriority w:val="99"/>
    <w:unhideWhenUsed/>
    <w:qFormat/>
    <w:rsid w:val="00ce017f"/>
    <w:pPr>
      <w:tabs>
        <w:tab w:val="clear" w:pos="720"/>
        <w:tab w:val="center" w:pos="4680" w:leader="none"/>
        <w:tab w:val="right" w:pos="9360" w:leader="none"/>
      </w:tabs>
    </w:pPr>
    <w:rPr/>
  </w:style>
  <w:style w:type="paragraph" w:styleId="ListParagraph">
    <w:name w:val="List Paragraph"/>
    <w:basedOn w:val="Normal"/>
    <w:uiPriority w:val="34"/>
    <w:qFormat/>
    <w:rsid w:val="00db7200"/>
    <w:pPr>
      <w:spacing w:before="0" w:after="0"/>
      <w:ind w:start="720"/>
      <w:contextualSpacing/>
    </w:pPr>
    <w:rPr/>
  </w:style>
  <w:style w:type="paragraph" w:styleId="Revision">
    <w:name w:val="Revision"/>
    <w:uiPriority w:val="99"/>
    <w:semiHidden/>
    <w:qFormat/>
    <w:rsid w:val="00821bf8"/>
    <w:pPr>
      <w:widowControl/>
      <w:suppressAutoHyphens w:val="true"/>
      <w:bidi w:val="0"/>
      <w:spacing w:before="0" w:after="0"/>
      <w:jc w:val="start"/>
    </w:pPr>
    <w:rPr>
      <w:rFonts w:ascii="Source Sans Pro" w:hAnsi="Source Sans Pro" w:eastAsia="Century Gothic" w:cs="Century Gothic"/>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2660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thenahealth.com/api/guides/termsofservice" TargetMode="External"/><Relationship Id="rId3" Type="http://schemas.openxmlformats.org/officeDocument/2006/relationships/hyperlink" Target="https://docs.athenahealth.com/api/docs/all-apis" TargetMode="External"/><Relationship Id="rId4" Type="http://schemas.openxmlformats.org/officeDocument/2006/relationships/hyperlink" Target="https://docs.athenahealth.com/api/sandbox" TargetMode="External"/><Relationship Id="rId5" Type="http://schemas.openxmlformats.org/officeDocument/2006/relationships/hyperlink" Target="https://developer.athenahealth.com/files/athenahealth_Application_Security_Best_Practices_.pdf" TargetMode="External"/><Relationship Id="rId6" Type="http://schemas.openxmlformats.org/officeDocument/2006/relationships/hyperlink" Target="https://developer.api.athena.io/ams-portal/" TargetMode="Externa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glossaryDocument" Target="glossary/document.xml"/><Relationship Id="rId19"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8021ABD0934B9C8F84C3D2056CDEFB"/>
        <w:category>
          <w:name w:val="General"/>
          <w:gallery w:val="placeholder"/>
        </w:category>
        <w:types>
          <w:type w:val="bbPlcHdr"/>
        </w:types>
        <w:behaviors>
          <w:behavior w:val="content"/>
        </w:behaviors>
        <w:guid w:val="{BFA0D15E-B659-47D9-B2D9-0206882141B1}"/>
      </w:docPartPr>
      <w:docPartBody>
        <w:p w:rsidR="00193750" w:rsidRDefault="000E0BEB" w:rsidP="000E0BEB">
          <w:pPr>
            <w:pStyle w:val="608021ABD0934B9C8F84C3D2056CDEFB"/>
          </w:pPr>
          <w:r w:rsidRPr="00DE4DAF">
            <w:rPr>
              <w:rStyle w:val="PlaceholderText"/>
            </w:rPr>
            <w:t>Click or tap here to enter text.</w:t>
          </w:r>
        </w:p>
      </w:docPartBody>
    </w:docPart>
    <w:docPart>
      <w:docPartPr>
        <w:name w:val="AD98BEDA2AC046E0AFA726C1445A7700"/>
        <w:category>
          <w:name w:val="General"/>
          <w:gallery w:val="placeholder"/>
        </w:category>
        <w:types>
          <w:type w:val="bbPlcHdr"/>
        </w:types>
        <w:behaviors>
          <w:behavior w:val="content"/>
        </w:behaviors>
        <w:guid w:val="{DCDAFE2E-6CC8-488D-9488-8AB211A171AD}"/>
      </w:docPartPr>
      <w:docPartBody>
        <w:p w:rsidR="00193750" w:rsidRDefault="000E0BEB" w:rsidP="000E0BEB">
          <w:pPr>
            <w:pStyle w:val="AD98BEDA2AC046E0AFA726C1445A7700"/>
          </w:pPr>
          <w:r w:rsidRPr="00DE4DAF">
            <w:rPr>
              <w:rStyle w:val="PlaceholderText"/>
            </w:rPr>
            <w:t>Click or tap here to enter text.</w:t>
          </w:r>
        </w:p>
      </w:docPartBody>
    </w:docPart>
    <w:docPart>
      <w:docPartPr>
        <w:name w:val="4446174A074548E9846AD401BEB1203B"/>
        <w:category>
          <w:name w:val="General"/>
          <w:gallery w:val="placeholder"/>
        </w:category>
        <w:types>
          <w:type w:val="bbPlcHdr"/>
        </w:types>
        <w:behaviors>
          <w:behavior w:val="content"/>
        </w:behaviors>
        <w:guid w:val="{E3426371-56FC-4479-9A03-615A94447CF0}"/>
      </w:docPartPr>
      <w:docPartBody>
        <w:p w:rsidR="00193750" w:rsidRDefault="000E0BEB" w:rsidP="000E0BEB">
          <w:pPr>
            <w:pStyle w:val="4446174A074548E9846AD401BEB1203B"/>
          </w:pPr>
          <w:r w:rsidRPr="00DE4DAF">
            <w:rPr>
              <w:rStyle w:val="PlaceholderText"/>
            </w:rPr>
            <w:t>Click or tap here to enter text.</w:t>
          </w:r>
        </w:p>
      </w:docPartBody>
    </w:docPart>
    <w:docPart>
      <w:docPartPr>
        <w:name w:val="882BE97BAE8145ADAA27991D2421103B"/>
        <w:category>
          <w:name w:val="General"/>
          <w:gallery w:val="placeholder"/>
        </w:category>
        <w:types>
          <w:type w:val="bbPlcHdr"/>
        </w:types>
        <w:behaviors>
          <w:behavior w:val="content"/>
        </w:behaviors>
        <w:guid w:val="{6414CB6E-86A0-45CA-8E45-9054F3955ACE}"/>
      </w:docPartPr>
      <w:docPartBody>
        <w:p w:rsidR="00193750" w:rsidRDefault="000E0BEB" w:rsidP="000E0BEB">
          <w:pPr>
            <w:pStyle w:val="882BE97BAE8145ADAA27991D2421103B"/>
          </w:pPr>
          <w:r w:rsidRPr="00DE4DAF">
            <w:rPr>
              <w:rStyle w:val="PlaceholderText"/>
            </w:rPr>
            <w:t>Click or tap here to enter text.</w:t>
          </w:r>
        </w:p>
      </w:docPartBody>
    </w:docPart>
    <w:docPart>
      <w:docPartPr>
        <w:name w:val="560F8B81451F4A0CA86105FC5046B9E7"/>
        <w:category>
          <w:name w:val="General"/>
          <w:gallery w:val="placeholder"/>
        </w:category>
        <w:types>
          <w:type w:val="bbPlcHdr"/>
        </w:types>
        <w:behaviors>
          <w:behavior w:val="content"/>
        </w:behaviors>
        <w:guid w:val="{7F008B1C-6E38-49A6-99A9-C9E8D1F6F341}"/>
      </w:docPartPr>
      <w:docPartBody>
        <w:p w:rsidR="00193750" w:rsidRDefault="000E0BEB" w:rsidP="000E0BEB">
          <w:pPr>
            <w:pStyle w:val="560F8B81451F4A0CA86105FC5046B9E7"/>
          </w:pPr>
          <w:r w:rsidRPr="00DE4DAF">
            <w:rPr>
              <w:rStyle w:val="PlaceholderText"/>
            </w:rPr>
            <w:t>Click or tap here to enter text.</w:t>
          </w:r>
        </w:p>
      </w:docPartBody>
    </w:docPart>
    <w:docPart>
      <w:docPartPr>
        <w:name w:val="34AB63CF57A94833AD8A00116ACF146C"/>
        <w:category>
          <w:name w:val="General"/>
          <w:gallery w:val="placeholder"/>
        </w:category>
        <w:types>
          <w:type w:val="bbPlcHdr"/>
        </w:types>
        <w:behaviors>
          <w:behavior w:val="content"/>
        </w:behaviors>
        <w:guid w:val="{CBF97EB3-19D8-4B51-8CC3-96349CAC7089}"/>
      </w:docPartPr>
      <w:docPartBody>
        <w:p w:rsidR="00193750" w:rsidRDefault="000E0BEB" w:rsidP="000E0BEB">
          <w:pPr>
            <w:pStyle w:val="34AB63CF57A94833AD8A00116ACF146C"/>
          </w:pPr>
          <w:r w:rsidRPr="00DE4DAF">
            <w:rPr>
              <w:rStyle w:val="PlaceholderText"/>
            </w:rPr>
            <w:t>Click or tap here to enter text.</w:t>
          </w:r>
        </w:p>
      </w:docPartBody>
    </w:docPart>
    <w:docPart>
      <w:docPartPr>
        <w:name w:val="E88D6D5B071B49A1B18DC69F9114AAA6"/>
        <w:category>
          <w:name w:val="General"/>
          <w:gallery w:val="placeholder"/>
        </w:category>
        <w:types>
          <w:type w:val="bbPlcHdr"/>
        </w:types>
        <w:behaviors>
          <w:behavior w:val="content"/>
        </w:behaviors>
        <w:guid w:val="{033283DB-55B0-4A3E-985A-B799477826D2}"/>
      </w:docPartPr>
      <w:docPartBody>
        <w:p w:rsidR="00193750" w:rsidRDefault="000E0BEB" w:rsidP="000E0BEB">
          <w:pPr>
            <w:pStyle w:val="E88D6D5B071B49A1B18DC69F9114AAA6"/>
          </w:pPr>
          <w:r w:rsidRPr="00DE4D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PT Serif">
    <w:charset w:val="00"/>
    <w:family w:val="roman"/>
    <w:pitch w:val="variable"/>
    <w:sig w:usb0="A00002EF" w:usb1="5000204B" w:usb2="00000000" w:usb3="00000000" w:csb0="000000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BEB"/>
    <w:rsid w:val="0004306C"/>
    <w:rsid w:val="000E0BEB"/>
    <w:rsid w:val="00193750"/>
    <w:rsid w:val="0025421F"/>
    <w:rsid w:val="00401AD6"/>
    <w:rsid w:val="004347BE"/>
    <w:rsid w:val="00CC1975"/>
    <w:rsid w:val="00E240D4"/>
    <w:rsid w:val="00E332E7"/>
    <w:rsid w:val="00EE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0BEB"/>
    <w:rPr>
      <w:color w:val="808080"/>
    </w:rPr>
  </w:style>
  <w:style w:type="paragraph" w:customStyle="1" w:styleId="608021ABD0934B9C8F84C3D2056CDEFB">
    <w:name w:val="608021ABD0934B9C8F84C3D2056CDEFB"/>
    <w:rsid w:val="000E0BEB"/>
  </w:style>
  <w:style w:type="paragraph" w:customStyle="1" w:styleId="AD98BEDA2AC046E0AFA726C1445A7700">
    <w:name w:val="AD98BEDA2AC046E0AFA726C1445A7700"/>
    <w:rsid w:val="000E0BEB"/>
  </w:style>
  <w:style w:type="paragraph" w:customStyle="1" w:styleId="4446174A074548E9846AD401BEB1203B">
    <w:name w:val="4446174A074548E9846AD401BEB1203B"/>
    <w:rsid w:val="000E0BEB"/>
  </w:style>
  <w:style w:type="paragraph" w:customStyle="1" w:styleId="882BE97BAE8145ADAA27991D2421103B">
    <w:name w:val="882BE97BAE8145ADAA27991D2421103B"/>
    <w:rsid w:val="000E0BEB"/>
  </w:style>
  <w:style w:type="paragraph" w:customStyle="1" w:styleId="560F8B81451F4A0CA86105FC5046B9E7">
    <w:name w:val="560F8B81451F4A0CA86105FC5046B9E7"/>
    <w:rsid w:val="000E0BEB"/>
  </w:style>
  <w:style w:type="paragraph" w:customStyle="1" w:styleId="34AB63CF57A94833AD8A00116ACF146C">
    <w:name w:val="34AB63CF57A94833AD8A00116ACF146C"/>
    <w:rsid w:val="000E0BEB"/>
  </w:style>
  <w:style w:type="paragraph" w:customStyle="1" w:styleId="E88D6D5B071B49A1B18DC69F9114AAA6">
    <w:name w:val="E88D6D5B071B49A1B18DC69F9114AAA6"/>
    <w:rsid w:val="000E0B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2021 athena">
      <a:dk1>
        <a:srgbClr val="000000"/>
      </a:dk1>
      <a:lt1>
        <a:srgbClr val="FFFFFF"/>
      </a:lt1>
      <a:dk2>
        <a:srgbClr val="4E2D82"/>
      </a:dk2>
      <a:lt2>
        <a:srgbClr val="F2ECDE"/>
      </a:lt2>
      <a:accent1>
        <a:srgbClr val="B4005B"/>
      </a:accent1>
      <a:accent2>
        <a:srgbClr val="5AB7CE"/>
      </a:accent2>
      <a:accent3>
        <a:srgbClr val="F3A61C"/>
      </a:accent3>
      <a:accent4>
        <a:srgbClr val="589C48"/>
      </a:accent4>
      <a:accent5>
        <a:srgbClr val="0466B4"/>
      </a:accent5>
      <a:accent6>
        <a:srgbClr val="9C28B1"/>
      </a:accent6>
      <a:hlink>
        <a:srgbClr val="4E2D82"/>
      </a:hlink>
      <a:folHlink>
        <a:srgbClr val="0466B4"/>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74D81-C0C6-FD44-A6F3-4A469B1E8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Application>LibreOffice/26.2.3.2$Linux_X86_64 LibreOffice_project/7d74455cffae7a589951233f185ae0303c082020</Application>
  <AppVersion>15.0000</AppVersion>
  <Pages>9</Pages>
  <Words>1597</Words>
  <Characters>9349</Characters>
  <CharactersWithSpaces>10861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2023-12-05T20:09:00Z</dcterms:created>
  <dc:creator>Chris Whitesell</dc:creator>
  <dc:description/>
  <dc:language>en-US</dc:language>
  <cp:lastModifiedBy/>
  <dcterms:modified xsi:type="dcterms:W3CDTF">2026-06-01T11:47:56Z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